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39377" w14:textId="77777777" w:rsidR="00617E67" w:rsidRDefault="00E8776B">
      <w:pPr>
        <w:spacing w:before="133" w:line="285" w:lineRule="auto"/>
        <w:ind w:left="233" w:right="246"/>
        <w:jc w:val="center"/>
        <w:rPr>
          <w:b/>
          <w:sz w:val="38"/>
        </w:rPr>
      </w:pPr>
      <w:r>
        <w:rPr>
          <w:noProof/>
        </w:rPr>
        <w:drawing>
          <wp:anchor distT="0" distB="0" distL="0" distR="0" simplePos="0" relativeHeight="250371072" behindDoc="1" locked="0" layoutInCell="1" allowOverlap="1" wp14:anchorId="5FF18A90" wp14:editId="505D8FB4">
            <wp:simplePos x="0" y="0"/>
            <wp:positionH relativeFrom="page">
              <wp:posOffset>0</wp:posOffset>
            </wp:positionH>
            <wp:positionV relativeFrom="page">
              <wp:posOffset>0</wp:posOffset>
            </wp:positionV>
            <wp:extent cx="7556500" cy="106807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0" w:name="Gazing_into_the_Metaboverse:_Automated_e"/>
      <w:bookmarkEnd w:id="0"/>
      <w:r>
        <w:rPr>
          <w:b/>
          <w:w w:val="110"/>
          <w:sz w:val="38"/>
        </w:rPr>
        <w:t>Gazing</w:t>
      </w:r>
      <w:r>
        <w:rPr>
          <w:b/>
          <w:spacing w:val="-60"/>
          <w:w w:val="110"/>
          <w:sz w:val="38"/>
        </w:rPr>
        <w:t xml:space="preserve"> </w:t>
      </w:r>
      <w:r>
        <w:rPr>
          <w:b/>
          <w:w w:val="110"/>
          <w:sz w:val="38"/>
        </w:rPr>
        <w:t>into</w:t>
      </w:r>
      <w:r>
        <w:rPr>
          <w:b/>
          <w:spacing w:val="-59"/>
          <w:w w:val="110"/>
          <w:sz w:val="38"/>
        </w:rPr>
        <w:t xml:space="preserve"> </w:t>
      </w:r>
      <w:r>
        <w:rPr>
          <w:b/>
          <w:w w:val="110"/>
          <w:sz w:val="38"/>
        </w:rPr>
        <w:t>the</w:t>
      </w:r>
      <w:r>
        <w:rPr>
          <w:b/>
          <w:spacing w:val="-59"/>
          <w:w w:val="110"/>
          <w:sz w:val="38"/>
        </w:rPr>
        <w:t xml:space="preserve"> </w:t>
      </w:r>
      <w:proofErr w:type="spellStart"/>
      <w:r>
        <w:rPr>
          <w:b/>
          <w:w w:val="110"/>
          <w:sz w:val="38"/>
        </w:rPr>
        <w:t>Metaboverse</w:t>
      </w:r>
      <w:proofErr w:type="spellEnd"/>
      <w:r>
        <w:rPr>
          <w:b/>
          <w:w w:val="110"/>
          <w:sz w:val="38"/>
        </w:rPr>
        <w:t>:</w:t>
      </w:r>
      <w:r>
        <w:rPr>
          <w:b/>
          <w:spacing w:val="-60"/>
          <w:w w:val="110"/>
          <w:sz w:val="38"/>
        </w:rPr>
        <w:t xml:space="preserve"> </w:t>
      </w:r>
      <w:r>
        <w:rPr>
          <w:b/>
          <w:w w:val="110"/>
          <w:sz w:val="38"/>
        </w:rPr>
        <w:t>Automated</w:t>
      </w:r>
      <w:r>
        <w:rPr>
          <w:b/>
          <w:spacing w:val="-60"/>
          <w:w w:val="110"/>
          <w:sz w:val="38"/>
        </w:rPr>
        <w:t xml:space="preserve"> </w:t>
      </w:r>
      <w:r>
        <w:rPr>
          <w:b/>
          <w:w w:val="110"/>
          <w:sz w:val="38"/>
        </w:rPr>
        <w:t>exploration and contextualization of metabolic data</w:t>
      </w:r>
    </w:p>
    <w:p w14:paraId="13AD1FAA" w14:textId="77777777" w:rsidR="00617E67" w:rsidRDefault="00E8776B">
      <w:pPr>
        <w:spacing w:before="124"/>
        <w:ind w:left="233" w:right="237"/>
        <w:jc w:val="center"/>
        <w:rPr>
          <w:i/>
        </w:rPr>
      </w:pPr>
      <w:r>
        <w:rPr>
          <w:i/>
          <w:w w:val="105"/>
        </w:rPr>
        <w:t>This manuscript was automatically generated on May 28, 2020.</w:t>
      </w:r>
    </w:p>
    <w:p w14:paraId="73A471A8" w14:textId="77777777" w:rsidR="00617E67" w:rsidRDefault="00617E67">
      <w:pPr>
        <w:pStyle w:val="BodyText"/>
        <w:spacing w:before="10"/>
        <w:rPr>
          <w:i/>
          <w:sz w:val="18"/>
        </w:rPr>
      </w:pPr>
    </w:p>
    <w:p w14:paraId="06A91D04" w14:textId="77777777" w:rsidR="00617E67" w:rsidRDefault="007957CD">
      <w:pPr>
        <w:pStyle w:val="Heading1"/>
        <w:spacing w:before="141"/>
      </w:pPr>
      <w:r>
        <w:rPr>
          <w:noProof/>
        </w:rPr>
        <mc:AlternateContent>
          <mc:Choice Requires="wps">
            <w:drawing>
              <wp:anchor distT="0" distB="0" distL="0" distR="0" simplePos="0" relativeHeight="251658240" behindDoc="1" locked="0" layoutInCell="1" allowOverlap="1" wp14:anchorId="305EBA9E" wp14:editId="3D2A0B27">
                <wp:simplePos x="0" y="0"/>
                <wp:positionH relativeFrom="page">
                  <wp:posOffset>457200</wp:posOffset>
                </wp:positionH>
                <wp:positionV relativeFrom="paragraph">
                  <wp:posOffset>353060</wp:posOffset>
                </wp:positionV>
                <wp:extent cx="6645910" cy="1270"/>
                <wp:effectExtent l="0" t="0" r="0" b="0"/>
                <wp:wrapTopAndBottom/>
                <wp:docPr id="2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F8093" id="Freeform 12" o:spid="_x0000_s1026" style="position:absolute;margin-left:36pt;margin-top:27.8pt;width:523.3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" path="m,l10466,e" filled="f" strokecolor="#bcbcbc">
                <v:path arrowok="t" o:connecttype="custom" o:connectlocs="0,0;6645910,0" o:connectangles="0,0"/>
                <w10:wrap type="topAndBottom" anchorx="page"/>
              </v:shape>
            </w:pict>
          </mc:Fallback>
        </mc:AlternateContent>
      </w:r>
      <w:r w:rsidR="00E8776B">
        <w:rPr>
          <w:noProof/>
        </w:rPr>
        <w:drawing>
          <wp:anchor distT="0" distB="0" distL="0" distR="0" simplePos="0" relativeHeight="251660288" behindDoc="0" locked="0" layoutInCell="1" allowOverlap="1" wp14:anchorId="10FAA326" wp14:editId="7A51A352">
            <wp:simplePos x="0" y="0"/>
            <wp:positionH relativeFrom="page">
              <wp:posOffset>466725</wp:posOffset>
            </wp:positionH>
            <wp:positionV relativeFrom="paragraph">
              <wp:posOffset>591952</wp:posOffset>
            </wp:positionV>
            <wp:extent cx="104775" cy="1047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04775" cy="104775"/>
                    </a:xfrm>
                    <a:prstGeom prst="rect">
                      <a:avLst/>
                    </a:prstGeom>
                  </pic:spPr>
                </pic:pic>
              </a:graphicData>
            </a:graphic>
          </wp:anchor>
        </w:drawing>
      </w:r>
      <w:r w:rsidR="00E8776B">
        <w:rPr>
          <w:noProof/>
        </w:rPr>
        <w:drawing>
          <wp:anchor distT="0" distB="0" distL="0" distR="0" simplePos="0" relativeHeight="250373120" behindDoc="1" locked="0" layoutInCell="1" allowOverlap="1" wp14:anchorId="28F37BAC" wp14:editId="1FDC4B21">
            <wp:simplePos x="0" y="0"/>
            <wp:positionH relativeFrom="page">
              <wp:posOffset>1705644</wp:posOffset>
            </wp:positionH>
            <wp:positionV relativeFrom="paragraph">
              <wp:posOffset>591952</wp:posOffset>
            </wp:positionV>
            <wp:extent cx="104775" cy="1047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 cstate="print"/>
                    <a:stretch>
                      <a:fillRect/>
                    </a:stretch>
                  </pic:blipFill>
                  <pic:spPr>
                    <a:xfrm>
                      <a:off x="0" y="0"/>
                      <a:ext cx="104775" cy="104775"/>
                    </a:xfrm>
                    <a:prstGeom prst="rect">
                      <a:avLst/>
                    </a:prstGeom>
                  </pic:spPr>
                </pic:pic>
              </a:graphicData>
            </a:graphic>
          </wp:anchor>
        </w:drawing>
      </w:r>
      <w:r w:rsidR="00E8776B">
        <w:rPr>
          <w:noProof/>
        </w:rPr>
        <w:drawing>
          <wp:anchor distT="0" distB="0" distL="0" distR="0" simplePos="0" relativeHeight="250374144" behindDoc="1" locked="0" layoutInCell="1" allowOverlap="1" wp14:anchorId="613AFC11" wp14:editId="2EE4F22B">
            <wp:simplePos x="0" y="0"/>
            <wp:positionH relativeFrom="page">
              <wp:posOffset>2898939</wp:posOffset>
            </wp:positionH>
            <wp:positionV relativeFrom="paragraph">
              <wp:posOffset>591952</wp:posOffset>
            </wp:positionV>
            <wp:extent cx="104775" cy="10477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6" cstate="print"/>
                    <a:stretch>
                      <a:fillRect/>
                    </a:stretch>
                  </pic:blipFill>
                  <pic:spPr>
                    <a:xfrm>
                      <a:off x="0" y="0"/>
                      <a:ext cx="104775" cy="104775"/>
                    </a:xfrm>
                    <a:prstGeom prst="rect">
                      <a:avLst/>
                    </a:prstGeom>
                  </pic:spPr>
                </pic:pic>
              </a:graphicData>
            </a:graphic>
          </wp:anchor>
        </w:drawing>
      </w:r>
      <w:r w:rsidR="00E8776B">
        <w:rPr>
          <w:noProof/>
        </w:rPr>
        <w:drawing>
          <wp:anchor distT="0" distB="0" distL="0" distR="0" simplePos="0" relativeHeight="250375168" behindDoc="1" locked="0" layoutInCell="1" allowOverlap="1" wp14:anchorId="202B14DE" wp14:editId="2FCC59CC">
            <wp:simplePos x="0" y="0"/>
            <wp:positionH relativeFrom="page">
              <wp:posOffset>4410921</wp:posOffset>
            </wp:positionH>
            <wp:positionV relativeFrom="paragraph">
              <wp:posOffset>591952</wp:posOffset>
            </wp:positionV>
            <wp:extent cx="104775" cy="10477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6" cstate="print"/>
                    <a:stretch>
                      <a:fillRect/>
                    </a:stretch>
                  </pic:blipFill>
                  <pic:spPr>
                    <a:xfrm>
                      <a:off x="0" y="0"/>
                      <a:ext cx="104775" cy="104775"/>
                    </a:xfrm>
                    <a:prstGeom prst="rect">
                      <a:avLst/>
                    </a:prstGeom>
                  </pic:spPr>
                </pic:pic>
              </a:graphicData>
            </a:graphic>
          </wp:anchor>
        </w:drawing>
      </w:r>
      <w:r w:rsidR="00E8776B">
        <w:rPr>
          <w:noProof/>
        </w:rPr>
        <w:drawing>
          <wp:anchor distT="0" distB="0" distL="0" distR="0" simplePos="0" relativeHeight="250376192" behindDoc="1" locked="0" layoutInCell="1" allowOverlap="1" wp14:anchorId="4D9DB615" wp14:editId="365F2EB4">
            <wp:simplePos x="0" y="0"/>
            <wp:positionH relativeFrom="page">
              <wp:posOffset>5661152</wp:posOffset>
            </wp:positionH>
            <wp:positionV relativeFrom="paragraph">
              <wp:posOffset>591952</wp:posOffset>
            </wp:positionV>
            <wp:extent cx="104775" cy="1047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6" cstate="print"/>
                    <a:stretch>
                      <a:fillRect/>
                    </a:stretch>
                  </pic:blipFill>
                  <pic:spPr>
                    <a:xfrm>
                      <a:off x="0" y="0"/>
                      <a:ext cx="104775" cy="104775"/>
                    </a:xfrm>
                    <a:prstGeom prst="rect">
                      <a:avLst/>
                    </a:prstGeom>
                  </pic:spPr>
                </pic:pic>
              </a:graphicData>
            </a:graphic>
          </wp:anchor>
        </w:drawing>
      </w:r>
      <w:bookmarkStart w:id="1" w:name="Authors"/>
      <w:bookmarkEnd w:id="1"/>
      <w:r w:rsidR="00E8776B">
        <w:rPr>
          <w:w w:val="105"/>
        </w:rPr>
        <w:t>Authors</w:t>
      </w:r>
    </w:p>
    <w:p w14:paraId="20CAD3FC" w14:textId="77777777" w:rsidR="00617E67" w:rsidRDefault="00E8776B">
      <w:pPr>
        <w:pStyle w:val="BodyText"/>
        <w:tabs>
          <w:tab w:val="left" w:pos="2291"/>
          <w:tab w:val="left" w:pos="2322"/>
          <w:tab w:val="left" w:pos="3906"/>
          <w:tab w:val="left" w:pos="4202"/>
          <w:tab w:val="left" w:pos="6051"/>
          <w:tab w:val="left" w:pos="6583"/>
          <w:tab w:val="left" w:pos="7680"/>
          <w:tab w:val="left" w:pos="8552"/>
        </w:tabs>
        <w:spacing w:before="225" w:line="196" w:lineRule="auto"/>
        <w:ind w:left="371" w:right="202"/>
      </w:pPr>
      <w:r>
        <w:rPr>
          <w:w w:val="105"/>
        </w:rPr>
        <w:t>Jordan</w:t>
      </w:r>
      <w:r>
        <w:rPr>
          <w:spacing w:val="-25"/>
          <w:w w:val="105"/>
        </w:rPr>
        <w:t xml:space="preserve"> </w:t>
      </w:r>
      <w:r>
        <w:rPr>
          <w:w w:val="105"/>
        </w:rPr>
        <w:t>A.</w:t>
      </w:r>
      <w:r>
        <w:rPr>
          <w:spacing w:val="-24"/>
          <w:w w:val="105"/>
        </w:rPr>
        <w:t xml:space="preserve"> </w:t>
      </w:r>
      <w:r>
        <w:rPr>
          <w:w w:val="105"/>
        </w:rPr>
        <w:t>Berg</w:t>
      </w:r>
      <w:r>
        <w:rPr>
          <w:w w:val="105"/>
          <w:position w:val="11"/>
        </w:rPr>
        <w:t>1</w:t>
      </w:r>
      <w:r>
        <w:rPr>
          <w:w w:val="105"/>
        </w:rPr>
        <w:t>,</w:t>
      </w:r>
      <w:r>
        <w:rPr>
          <w:w w:val="105"/>
        </w:rPr>
        <w:tab/>
      </w:r>
      <w:r>
        <w:rPr>
          <w:w w:val="105"/>
        </w:rPr>
        <w:tab/>
      </w:r>
      <w:proofErr w:type="spellStart"/>
      <w:r>
        <w:rPr>
          <w:w w:val="105"/>
        </w:rPr>
        <w:t>Youjia</w:t>
      </w:r>
      <w:proofErr w:type="spellEnd"/>
      <w:r>
        <w:rPr>
          <w:spacing w:val="-44"/>
          <w:w w:val="105"/>
        </w:rPr>
        <w:t xml:space="preserve"> </w:t>
      </w:r>
      <w:r>
        <w:rPr>
          <w:w w:val="105"/>
        </w:rPr>
        <w:t>Zhou</w:t>
      </w:r>
      <w:r>
        <w:rPr>
          <w:w w:val="105"/>
          <w:position w:val="11"/>
        </w:rPr>
        <w:t>2,3</w:t>
      </w:r>
      <w:r>
        <w:rPr>
          <w:w w:val="105"/>
        </w:rPr>
        <w:t>,</w:t>
      </w:r>
      <w:r>
        <w:rPr>
          <w:w w:val="105"/>
        </w:rPr>
        <w:tab/>
      </w:r>
      <w:r>
        <w:rPr>
          <w:w w:val="105"/>
        </w:rPr>
        <w:tab/>
        <w:t>T.</w:t>
      </w:r>
      <w:r>
        <w:rPr>
          <w:spacing w:val="-19"/>
          <w:w w:val="105"/>
        </w:rPr>
        <w:t xml:space="preserve"> </w:t>
      </w:r>
      <w:r>
        <w:rPr>
          <w:w w:val="105"/>
        </w:rPr>
        <w:t>Cameron</w:t>
      </w:r>
      <w:r>
        <w:rPr>
          <w:spacing w:val="-18"/>
          <w:w w:val="105"/>
        </w:rPr>
        <w:t xml:space="preserve"> </w:t>
      </w:r>
      <w:r>
        <w:rPr>
          <w:w w:val="105"/>
        </w:rPr>
        <w:t>Waller</w:t>
      </w:r>
      <w:r>
        <w:rPr>
          <w:w w:val="105"/>
          <w:position w:val="11"/>
        </w:rPr>
        <w:t>4</w:t>
      </w:r>
      <w:r>
        <w:rPr>
          <w:w w:val="105"/>
        </w:rPr>
        <w:t>,</w:t>
      </w:r>
      <w:r>
        <w:rPr>
          <w:w w:val="105"/>
        </w:rPr>
        <w:tab/>
      </w:r>
      <w:proofErr w:type="spellStart"/>
      <w:r>
        <w:rPr>
          <w:w w:val="105"/>
        </w:rPr>
        <w:t>Yeyun</w:t>
      </w:r>
      <w:proofErr w:type="spellEnd"/>
      <w:r>
        <w:rPr>
          <w:spacing w:val="-23"/>
          <w:w w:val="105"/>
        </w:rPr>
        <w:t xml:space="preserve"> </w:t>
      </w:r>
      <w:r>
        <w:rPr>
          <w:w w:val="105"/>
        </w:rPr>
        <w:t>Ouyang</w:t>
      </w:r>
      <w:r>
        <w:rPr>
          <w:w w:val="105"/>
          <w:position w:val="11"/>
        </w:rPr>
        <w:t>1</w:t>
      </w:r>
      <w:r>
        <w:rPr>
          <w:w w:val="105"/>
        </w:rPr>
        <w:t>,</w:t>
      </w:r>
      <w:r>
        <w:rPr>
          <w:w w:val="105"/>
        </w:rPr>
        <w:tab/>
        <w:t>Sara M.</w:t>
      </w:r>
      <w:r>
        <w:rPr>
          <w:spacing w:val="-52"/>
          <w:w w:val="105"/>
        </w:rPr>
        <w:t xml:space="preserve"> </w:t>
      </w:r>
      <w:proofErr w:type="spellStart"/>
      <w:r>
        <w:rPr>
          <w:w w:val="105"/>
        </w:rPr>
        <w:t>Nowinski</w:t>
      </w:r>
      <w:proofErr w:type="spellEnd"/>
      <w:r>
        <w:rPr>
          <w:w w:val="105"/>
          <w:position w:val="11"/>
        </w:rPr>
        <w:t>1</w:t>
      </w:r>
      <w:r>
        <w:rPr>
          <w:w w:val="105"/>
        </w:rPr>
        <w:t>, Tyler</w:t>
      </w:r>
      <w:r>
        <w:rPr>
          <w:spacing w:val="-28"/>
          <w:w w:val="105"/>
        </w:rPr>
        <w:t xml:space="preserve"> </w:t>
      </w:r>
      <w:r>
        <w:rPr>
          <w:w w:val="105"/>
        </w:rPr>
        <w:t>Van</w:t>
      </w:r>
      <w:r>
        <w:rPr>
          <w:spacing w:val="-28"/>
          <w:w w:val="105"/>
        </w:rPr>
        <w:t xml:space="preserve"> </w:t>
      </w:r>
      <w:r>
        <w:rPr>
          <w:w w:val="105"/>
        </w:rPr>
        <w:t>Ry</w:t>
      </w:r>
      <w:r>
        <w:rPr>
          <w:w w:val="105"/>
          <w:position w:val="11"/>
        </w:rPr>
        <w:t>1,5</w:t>
      </w:r>
      <w:r>
        <w:rPr>
          <w:w w:val="105"/>
        </w:rPr>
        <w:t>,</w:t>
      </w:r>
      <w:r>
        <w:rPr>
          <w:w w:val="105"/>
        </w:rPr>
        <w:tab/>
        <w:t>Ian</w:t>
      </w:r>
      <w:r>
        <w:rPr>
          <w:spacing w:val="-17"/>
          <w:w w:val="105"/>
        </w:rPr>
        <w:t xml:space="preserve"> </w:t>
      </w:r>
      <w:r>
        <w:rPr>
          <w:w w:val="105"/>
        </w:rPr>
        <w:t>George</w:t>
      </w:r>
      <w:r>
        <w:rPr>
          <w:w w:val="105"/>
          <w:position w:val="11"/>
        </w:rPr>
        <w:t>1</w:t>
      </w:r>
      <w:r>
        <w:rPr>
          <w:w w:val="105"/>
        </w:rPr>
        <w:t>,</w:t>
      </w:r>
      <w:r>
        <w:rPr>
          <w:w w:val="105"/>
        </w:rPr>
        <w:tab/>
        <w:t>James</w:t>
      </w:r>
      <w:r>
        <w:rPr>
          <w:spacing w:val="-42"/>
          <w:w w:val="105"/>
        </w:rPr>
        <w:t xml:space="preserve"> </w:t>
      </w:r>
      <w:r>
        <w:rPr>
          <w:w w:val="105"/>
        </w:rPr>
        <w:t>E.</w:t>
      </w:r>
      <w:r>
        <w:rPr>
          <w:spacing w:val="-42"/>
          <w:w w:val="105"/>
        </w:rPr>
        <w:t xml:space="preserve"> </w:t>
      </w:r>
      <w:r>
        <w:rPr>
          <w:w w:val="105"/>
        </w:rPr>
        <w:t>Cox</w:t>
      </w:r>
      <w:r>
        <w:rPr>
          <w:w w:val="105"/>
          <w:position w:val="11"/>
        </w:rPr>
        <w:t>1,5,6</w:t>
      </w:r>
      <w:r>
        <w:rPr>
          <w:w w:val="105"/>
        </w:rPr>
        <w:t>,</w:t>
      </w:r>
      <w:r>
        <w:rPr>
          <w:w w:val="105"/>
        </w:rPr>
        <w:tab/>
      </w:r>
      <w:proofErr w:type="spellStart"/>
      <w:r>
        <w:rPr>
          <w:w w:val="105"/>
        </w:rPr>
        <w:t>Bei</w:t>
      </w:r>
      <w:proofErr w:type="spellEnd"/>
      <w:r>
        <w:rPr>
          <w:spacing w:val="-23"/>
          <w:w w:val="105"/>
        </w:rPr>
        <w:t xml:space="preserve"> </w:t>
      </w:r>
      <w:r>
        <w:rPr>
          <w:w w:val="105"/>
        </w:rPr>
        <w:t>Wang</w:t>
      </w:r>
      <w:r>
        <w:rPr>
          <w:w w:val="105"/>
          <w:position w:val="11"/>
        </w:rPr>
        <w:t>2,3</w:t>
      </w:r>
      <w:r>
        <w:rPr>
          <w:w w:val="105"/>
        </w:rPr>
        <w:t>,</w:t>
      </w:r>
      <w:r>
        <w:rPr>
          <w:w w:val="105"/>
        </w:rPr>
        <w:tab/>
        <w:t>Jared</w:t>
      </w:r>
      <w:r>
        <w:rPr>
          <w:spacing w:val="-12"/>
          <w:w w:val="105"/>
        </w:rPr>
        <w:t xml:space="preserve"> </w:t>
      </w:r>
      <w:r>
        <w:rPr>
          <w:w w:val="105"/>
        </w:rPr>
        <w:t>Rutter</w:t>
      </w:r>
      <w:r>
        <w:rPr>
          <w:w w:val="105"/>
          <w:position w:val="11"/>
        </w:rPr>
        <w:t>1,6,7</w:t>
      </w:r>
    </w:p>
    <w:p w14:paraId="2033207F" w14:textId="77777777" w:rsidR="00617E67" w:rsidRDefault="00617E67">
      <w:pPr>
        <w:pStyle w:val="BodyText"/>
        <w:rPr>
          <w:sz w:val="48"/>
        </w:rPr>
      </w:pPr>
    </w:p>
    <w:p w14:paraId="64727995" w14:textId="77777777" w:rsidR="00617E67" w:rsidRDefault="00E8776B">
      <w:pPr>
        <w:pStyle w:val="ListParagraph"/>
        <w:numPr>
          <w:ilvl w:val="0"/>
          <w:numId w:val="7"/>
        </w:numPr>
        <w:tabs>
          <w:tab w:val="left" w:pos="420"/>
        </w:tabs>
        <w:ind w:hanging="295"/>
      </w:pPr>
      <w:r>
        <w:rPr>
          <w:noProof/>
        </w:rPr>
        <w:drawing>
          <wp:anchor distT="0" distB="0" distL="0" distR="0" simplePos="0" relativeHeight="251665408" behindDoc="0" locked="0" layoutInCell="1" allowOverlap="1" wp14:anchorId="7C8F7884" wp14:editId="270F6AF2">
            <wp:simplePos x="0" y="0"/>
            <wp:positionH relativeFrom="page">
              <wp:posOffset>466725</wp:posOffset>
            </wp:positionH>
            <wp:positionV relativeFrom="paragraph">
              <wp:posOffset>-492582</wp:posOffset>
            </wp:positionV>
            <wp:extent cx="104775" cy="1047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8240" behindDoc="1" locked="0" layoutInCell="1" allowOverlap="1" wp14:anchorId="15869DA8" wp14:editId="685B0467">
            <wp:simplePos x="0" y="0"/>
            <wp:positionH relativeFrom="page">
              <wp:posOffset>1685720</wp:posOffset>
            </wp:positionH>
            <wp:positionV relativeFrom="paragraph">
              <wp:posOffset>-492582</wp:posOffset>
            </wp:positionV>
            <wp:extent cx="104775" cy="10477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9264" behindDoc="1" locked="0" layoutInCell="1" allowOverlap="1" wp14:anchorId="06C4E379" wp14:editId="4A575CB1">
            <wp:simplePos x="0" y="0"/>
            <wp:positionH relativeFrom="page">
              <wp:posOffset>2711322</wp:posOffset>
            </wp:positionH>
            <wp:positionV relativeFrom="paragraph">
              <wp:posOffset>-492582</wp:posOffset>
            </wp:positionV>
            <wp:extent cx="104775" cy="1047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80288" behindDoc="1" locked="0" layoutInCell="1" allowOverlap="1" wp14:anchorId="148BD3EF" wp14:editId="534E454D">
            <wp:simplePos x="0" y="0"/>
            <wp:positionH relativeFrom="page">
              <wp:posOffset>4073230</wp:posOffset>
            </wp:positionH>
            <wp:positionV relativeFrom="paragraph">
              <wp:posOffset>-492582</wp:posOffset>
            </wp:positionV>
            <wp:extent cx="104775" cy="1047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81312" behindDoc="1" locked="0" layoutInCell="1" allowOverlap="1" wp14:anchorId="7CC56DC4" wp14:editId="3D10ED64">
            <wp:simplePos x="0" y="0"/>
            <wp:positionH relativeFrom="page">
              <wp:posOffset>5107706</wp:posOffset>
            </wp:positionH>
            <wp:positionV relativeFrom="paragraph">
              <wp:posOffset>-492582</wp:posOffset>
            </wp:positionV>
            <wp:extent cx="104775" cy="104775"/>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6" cstate="print"/>
                    <a:stretch>
                      <a:fillRect/>
                    </a:stretch>
                  </pic:blipFill>
                  <pic:spPr>
                    <a:xfrm>
                      <a:off x="0" y="0"/>
                      <a:ext cx="104775" cy="104775"/>
                    </a:xfrm>
                    <a:prstGeom prst="rect">
                      <a:avLst/>
                    </a:prstGeom>
                  </pic:spPr>
                </pic:pic>
              </a:graphicData>
            </a:graphic>
          </wp:anchor>
        </w:drawing>
      </w:r>
      <w:r>
        <w:rPr>
          <w:w w:val="110"/>
        </w:rPr>
        <w:t>Department</w:t>
      </w:r>
      <w:r>
        <w:rPr>
          <w:spacing w:val="-13"/>
          <w:w w:val="110"/>
        </w:rPr>
        <w:t xml:space="preserve"> </w:t>
      </w:r>
      <w:r>
        <w:rPr>
          <w:w w:val="110"/>
        </w:rPr>
        <w:t>of</w:t>
      </w:r>
      <w:r>
        <w:rPr>
          <w:spacing w:val="-12"/>
          <w:w w:val="110"/>
        </w:rPr>
        <w:t xml:space="preserve"> </w:t>
      </w:r>
      <w:r>
        <w:rPr>
          <w:w w:val="110"/>
        </w:rPr>
        <w:t>Biochemistry,</w:t>
      </w:r>
      <w:r>
        <w:rPr>
          <w:spacing w:val="-13"/>
          <w:w w:val="110"/>
        </w:rPr>
        <w:t xml:space="preserve"> </w:t>
      </w:r>
      <w:r>
        <w:rPr>
          <w:w w:val="110"/>
        </w:rPr>
        <w:t>University</w:t>
      </w:r>
      <w:r>
        <w:rPr>
          <w:spacing w:val="-12"/>
          <w:w w:val="110"/>
        </w:rPr>
        <w:t xml:space="preserve"> </w:t>
      </w:r>
      <w:r>
        <w:rPr>
          <w:w w:val="110"/>
        </w:rPr>
        <w:t>of</w:t>
      </w:r>
      <w:r>
        <w:rPr>
          <w:spacing w:val="-13"/>
          <w:w w:val="110"/>
        </w:rPr>
        <w:t xml:space="preserve"> </w:t>
      </w:r>
      <w:r>
        <w:rPr>
          <w:w w:val="110"/>
        </w:rPr>
        <w:t>Utah</w:t>
      </w:r>
    </w:p>
    <w:p w14:paraId="16AF33FB" w14:textId="77777777" w:rsidR="00617E67" w:rsidRDefault="00E8776B">
      <w:pPr>
        <w:pStyle w:val="ListParagraph"/>
        <w:numPr>
          <w:ilvl w:val="0"/>
          <w:numId w:val="7"/>
        </w:numPr>
        <w:tabs>
          <w:tab w:val="left" w:pos="420"/>
        </w:tabs>
        <w:spacing w:before="44"/>
        <w:ind w:hanging="295"/>
      </w:pPr>
      <w:r>
        <w:rPr>
          <w:w w:val="105"/>
        </w:rPr>
        <w:t>School of Computing, University of</w:t>
      </w:r>
      <w:r>
        <w:rPr>
          <w:spacing w:val="-40"/>
          <w:w w:val="105"/>
        </w:rPr>
        <w:t xml:space="preserve"> </w:t>
      </w:r>
      <w:r>
        <w:rPr>
          <w:w w:val="105"/>
        </w:rPr>
        <w:t>Utah</w:t>
      </w:r>
    </w:p>
    <w:p w14:paraId="5A69D868" w14:textId="77777777" w:rsidR="00617E67" w:rsidRDefault="00E8776B">
      <w:pPr>
        <w:pStyle w:val="ListParagraph"/>
        <w:numPr>
          <w:ilvl w:val="0"/>
          <w:numId w:val="7"/>
        </w:numPr>
        <w:tabs>
          <w:tab w:val="left" w:pos="420"/>
        </w:tabs>
        <w:spacing w:before="44"/>
        <w:ind w:hanging="295"/>
      </w:pPr>
      <w:r>
        <w:rPr>
          <w:w w:val="105"/>
        </w:rPr>
        <w:t>Scientific</w:t>
      </w:r>
      <w:r>
        <w:rPr>
          <w:spacing w:val="-8"/>
          <w:w w:val="105"/>
        </w:rPr>
        <w:t xml:space="preserve"> </w:t>
      </w:r>
      <w:r>
        <w:rPr>
          <w:w w:val="105"/>
        </w:rPr>
        <w:t>Computing</w:t>
      </w:r>
      <w:r>
        <w:rPr>
          <w:spacing w:val="-8"/>
          <w:w w:val="105"/>
        </w:rPr>
        <w:t xml:space="preserve"> </w:t>
      </w:r>
      <w:r>
        <w:rPr>
          <w:w w:val="105"/>
        </w:rPr>
        <w:t>&amp;</w:t>
      </w:r>
      <w:r>
        <w:rPr>
          <w:spacing w:val="-8"/>
          <w:w w:val="105"/>
        </w:rPr>
        <w:t xml:space="preserve"> </w:t>
      </w:r>
      <w:r>
        <w:rPr>
          <w:w w:val="105"/>
        </w:rPr>
        <w:t>Imaging</w:t>
      </w:r>
      <w:r>
        <w:rPr>
          <w:spacing w:val="-7"/>
          <w:w w:val="105"/>
        </w:rPr>
        <w:t xml:space="preserve"> </w:t>
      </w:r>
      <w:r>
        <w:rPr>
          <w:w w:val="105"/>
        </w:rPr>
        <w:t>Institute,</w:t>
      </w:r>
      <w:r>
        <w:rPr>
          <w:spacing w:val="-8"/>
          <w:w w:val="105"/>
        </w:rPr>
        <w:t xml:space="preserve"> </w:t>
      </w:r>
      <w:r>
        <w:rPr>
          <w:w w:val="105"/>
        </w:rPr>
        <w:t>University</w:t>
      </w:r>
      <w:r>
        <w:rPr>
          <w:spacing w:val="-8"/>
          <w:w w:val="105"/>
        </w:rPr>
        <w:t xml:space="preserve"> </w:t>
      </w:r>
      <w:r>
        <w:rPr>
          <w:w w:val="105"/>
        </w:rPr>
        <w:t>of</w:t>
      </w:r>
      <w:r>
        <w:rPr>
          <w:spacing w:val="-8"/>
          <w:w w:val="105"/>
        </w:rPr>
        <w:t xml:space="preserve"> </w:t>
      </w:r>
      <w:r>
        <w:rPr>
          <w:w w:val="105"/>
        </w:rPr>
        <w:t>Utah</w:t>
      </w:r>
    </w:p>
    <w:p w14:paraId="299FFEC6" w14:textId="77777777" w:rsidR="00617E67" w:rsidRDefault="00E8776B">
      <w:pPr>
        <w:pStyle w:val="ListParagraph"/>
        <w:numPr>
          <w:ilvl w:val="0"/>
          <w:numId w:val="7"/>
        </w:numPr>
        <w:tabs>
          <w:tab w:val="left" w:pos="420"/>
        </w:tabs>
        <w:spacing w:before="44" w:line="280" w:lineRule="auto"/>
        <w:ind w:left="420" w:right="325" w:hanging="295"/>
      </w:pPr>
      <w:r>
        <w:rPr>
          <w:w w:val="105"/>
        </w:rPr>
        <w:t>Division</w:t>
      </w:r>
      <w:r>
        <w:rPr>
          <w:spacing w:val="-9"/>
          <w:w w:val="105"/>
        </w:rPr>
        <w:t xml:space="preserve"> </w:t>
      </w:r>
      <w:r>
        <w:rPr>
          <w:w w:val="105"/>
        </w:rPr>
        <w:t>of</w:t>
      </w:r>
      <w:r>
        <w:rPr>
          <w:spacing w:val="-8"/>
          <w:w w:val="105"/>
        </w:rPr>
        <w:t xml:space="preserve"> </w:t>
      </w:r>
      <w:r>
        <w:rPr>
          <w:w w:val="105"/>
        </w:rPr>
        <w:t>Medical</w:t>
      </w:r>
      <w:r>
        <w:rPr>
          <w:spacing w:val="-8"/>
          <w:w w:val="105"/>
        </w:rPr>
        <w:t xml:space="preserve"> </w:t>
      </w:r>
      <w:r>
        <w:rPr>
          <w:w w:val="105"/>
        </w:rPr>
        <w:t>Genetics,</w:t>
      </w:r>
      <w:r>
        <w:rPr>
          <w:spacing w:val="-9"/>
          <w:w w:val="105"/>
        </w:rPr>
        <w:t xml:space="preserve"> </w:t>
      </w:r>
      <w:r>
        <w:rPr>
          <w:w w:val="105"/>
        </w:rPr>
        <w:t>Department</w:t>
      </w:r>
      <w:r>
        <w:rPr>
          <w:spacing w:val="-8"/>
          <w:w w:val="105"/>
        </w:rPr>
        <w:t xml:space="preserve"> </w:t>
      </w:r>
      <w:r>
        <w:rPr>
          <w:w w:val="105"/>
        </w:rPr>
        <w:t>of</w:t>
      </w:r>
      <w:r>
        <w:rPr>
          <w:spacing w:val="-8"/>
          <w:w w:val="105"/>
        </w:rPr>
        <w:t xml:space="preserve"> </w:t>
      </w:r>
      <w:r>
        <w:rPr>
          <w:w w:val="105"/>
        </w:rPr>
        <w:t>Medicine,</w:t>
      </w:r>
      <w:r>
        <w:rPr>
          <w:spacing w:val="-9"/>
          <w:w w:val="105"/>
        </w:rPr>
        <w:t xml:space="preserve"> </w:t>
      </w:r>
      <w:r>
        <w:rPr>
          <w:w w:val="105"/>
        </w:rPr>
        <w:t>School</w:t>
      </w:r>
      <w:r>
        <w:rPr>
          <w:spacing w:val="-8"/>
          <w:w w:val="105"/>
        </w:rPr>
        <w:t xml:space="preserve"> </w:t>
      </w:r>
      <w:r>
        <w:rPr>
          <w:w w:val="105"/>
        </w:rPr>
        <w:t>of</w:t>
      </w:r>
      <w:r>
        <w:rPr>
          <w:spacing w:val="-8"/>
          <w:w w:val="105"/>
        </w:rPr>
        <w:t xml:space="preserve"> </w:t>
      </w:r>
      <w:r>
        <w:rPr>
          <w:w w:val="105"/>
        </w:rPr>
        <w:t>Medicine,</w:t>
      </w:r>
      <w:r>
        <w:rPr>
          <w:spacing w:val="-9"/>
          <w:w w:val="105"/>
        </w:rPr>
        <w:t xml:space="preserve"> </w:t>
      </w:r>
      <w:r>
        <w:rPr>
          <w:w w:val="105"/>
        </w:rPr>
        <w:t>University</w:t>
      </w:r>
      <w:r>
        <w:rPr>
          <w:spacing w:val="-8"/>
          <w:w w:val="105"/>
        </w:rPr>
        <w:t xml:space="preserve"> </w:t>
      </w:r>
      <w:r>
        <w:rPr>
          <w:w w:val="105"/>
        </w:rPr>
        <w:t>of</w:t>
      </w:r>
      <w:r>
        <w:rPr>
          <w:spacing w:val="-8"/>
          <w:w w:val="105"/>
        </w:rPr>
        <w:t xml:space="preserve"> </w:t>
      </w:r>
      <w:r>
        <w:rPr>
          <w:w w:val="105"/>
        </w:rPr>
        <w:t>California San</w:t>
      </w:r>
      <w:r>
        <w:rPr>
          <w:spacing w:val="-9"/>
          <w:w w:val="105"/>
        </w:rPr>
        <w:t xml:space="preserve"> </w:t>
      </w:r>
      <w:r>
        <w:rPr>
          <w:w w:val="105"/>
        </w:rPr>
        <w:t>Diego</w:t>
      </w:r>
    </w:p>
    <w:p w14:paraId="79FDC878" w14:textId="77777777" w:rsidR="00617E67" w:rsidRDefault="00E8776B">
      <w:pPr>
        <w:pStyle w:val="ListParagraph"/>
        <w:numPr>
          <w:ilvl w:val="0"/>
          <w:numId w:val="7"/>
        </w:numPr>
        <w:tabs>
          <w:tab w:val="left" w:pos="420"/>
        </w:tabs>
        <w:spacing w:before="3"/>
        <w:ind w:hanging="295"/>
      </w:pPr>
      <w:r>
        <w:rPr>
          <w:w w:val="105"/>
        </w:rPr>
        <w:t>Metabolomics Core Facility, University of</w:t>
      </w:r>
      <w:r>
        <w:rPr>
          <w:spacing w:val="-42"/>
          <w:w w:val="105"/>
        </w:rPr>
        <w:t xml:space="preserve"> </w:t>
      </w:r>
      <w:r>
        <w:rPr>
          <w:w w:val="105"/>
        </w:rPr>
        <w:t>Utah</w:t>
      </w:r>
    </w:p>
    <w:p w14:paraId="18009BEE" w14:textId="77777777" w:rsidR="00617E67" w:rsidRDefault="00E8776B">
      <w:pPr>
        <w:pStyle w:val="ListParagraph"/>
        <w:numPr>
          <w:ilvl w:val="0"/>
          <w:numId w:val="7"/>
        </w:numPr>
        <w:tabs>
          <w:tab w:val="left" w:pos="420"/>
        </w:tabs>
        <w:spacing w:before="44"/>
        <w:ind w:hanging="295"/>
      </w:pPr>
      <w:r>
        <w:rPr>
          <w:w w:val="105"/>
        </w:rPr>
        <w:t>Diabetes</w:t>
      </w:r>
      <w:r>
        <w:rPr>
          <w:spacing w:val="-9"/>
          <w:w w:val="105"/>
        </w:rPr>
        <w:t xml:space="preserve"> </w:t>
      </w:r>
      <w:r>
        <w:rPr>
          <w:w w:val="105"/>
        </w:rPr>
        <w:t>&amp;</w:t>
      </w:r>
      <w:r>
        <w:rPr>
          <w:spacing w:val="-8"/>
          <w:w w:val="105"/>
        </w:rPr>
        <w:t xml:space="preserve"> </w:t>
      </w:r>
      <w:r>
        <w:rPr>
          <w:w w:val="105"/>
        </w:rPr>
        <w:t>Metabolism</w:t>
      </w:r>
      <w:r>
        <w:rPr>
          <w:spacing w:val="-9"/>
          <w:w w:val="105"/>
        </w:rPr>
        <w:t xml:space="preserve"> </w:t>
      </w:r>
      <w:r>
        <w:rPr>
          <w:w w:val="105"/>
        </w:rPr>
        <w:t>Research</w:t>
      </w:r>
      <w:r>
        <w:rPr>
          <w:spacing w:val="-8"/>
          <w:w w:val="105"/>
        </w:rPr>
        <w:t xml:space="preserve"> </w:t>
      </w:r>
      <w:r>
        <w:rPr>
          <w:w w:val="105"/>
        </w:rPr>
        <w:t>Center,</w:t>
      </w:r>
      <w:r>
        <w:rPr>
          <w:spacing w:val="-9"/>
          <w:w w:val="105"/>
        </w:rPr>
        <w:t xml:space="preserve"> </w:t>
      </w:r>
      <w:r>
        <w:rPr>
          <w:w w:val="105"/>
        </w:rPr>
        <w:t>University</w:t>
      </w:r>
      <w:r>
        <w:rPr>
          <w:spacing w:val="-9"/>
          <w:w w:val="105"/>
        </w:rPr>
        <w:t xml:space="preserve"> </w:t>
      </w:r>
      <w:r>
        <w:rPr>
          <w:w w:val="105"/>
        </w:rPr>
        <w:t>of</w:t>
      </w:r>
      <w:r>
        <w:rPr>
          <w:spacing w:val="-8"/>
          <w:w w:val="105"/>
        </w:rPr>
        <w:t xml:space="preserve"> </w:t>
      </w:r>
      <w:r>
        <w:rPr>
          <w:w w:val="105"/>
        </w:rPr>
        <w:t>Utah</w:t>
      </w:r>
    </w:p>
    <w:p w14:paraId="6A6AC882" w14:textId="77777777" w:rsidR="00617E67" w:rsidRDefault="00E8776B">
      <w:pPr>
        <w:pStyle w:val="ListParagraph"/>
        <w:numPr>
          <w:ilvl w:val="0"/>
          <w:numId w:val="7"/>
        </w:numPr>
        <w:tabs>
          <w:tab w:val="left" w:pos="420"/>
        </w:tabs>
        <w:spacing w:before="44"/>
        <w:ind w:hanging="295"/>
      </w:pPr>
      <w:r>
        <w:rPr>
          <w:w w:val="105"/>
        </w:rPr>
        <w:t>Howard Hughes Medical Institute, University of</w:t>
      </w:r>
      <w:r>
        <w:rPr>
          <w:spacing w:val="-47"/>
          <w:w w:val="105"/>
        </w:rPr>
        <w:t xml:space="preserve"> </w:t>
      </w:r>
      <w:r>
        <w:rPr>
          <w:w w:val="105"/>
        </w:rPr>
        <w:t>Utah</w:t>
      </w:r>
    </w:p>
    <w:p w14:paraId="1D9B1545" w14:textId="77777777" w:rsidR="00617E67" w:rsidRDefault="00E8776B">
      <w:pPr>
        <w:pStyle w:val="BodyText"/>
        <w:spacing w:before="231"/>
        <w:ind w:left="120"/>
      </w:pPr>
      <w:r>
        <w:rPr>
          <w:rFonts w:ascii="Helvetica" w:hAnsi="Helvetica"/>
          <w:w w:val="105"/>
          <w:position w:val="11"/>
        </w:rPr>
        <w:t xml:space="preserve">† </w:t>
      </w:r>
      <w:r>
        <w:rPr>
          <w:w w:val="105"/>
        </w:rPr>
        <w:t>To whom correspondence should be addressed:</w:t>
      </w:r>
    </w:p>
    <w:p w14:paraId="618BBD13" w14:textId="77777777" w:rsidR="00617E67" w:rsidRDefault="00E8776B">
      <w:pPr>
        <w:pStyle w:val="BodyText"/>
        <w:spacing w:before="234" w:line="280" w:lineRule="auto"/>
        <w:ind w:left="120" w:right="153"/>
      </w:pPr>
      <w:r>
        <w:rPr>
          <w:w w:val="110"/>
          <w:position w:val="11"/>
        </w:rPr>
        <w:t>*</w:t>
      </w:r>
      <w:r>
        <w:rPr>
          <w:spacing w:val="-32"/>
          <w:w w:val="110"/>
          <w:position w:val="11"/>
        </w:rPr>
        <w:t xml:space="preserve"> </w:t>
      </w:r>
      <w:r>
        <w:rPr>
          <w:w w:val="110"/>
        </w:rPr>
        <w:t>This</w:t>
      </w:r>
      <w:r>
        <w:rPr>
          <w:spacing w:val="-31"/>
          <w:w w:val="110"/>
        </w:rPr>
        <w:t xml:space="preserve"> </w:t>
      </w:r>
      <w:r>
        <w:rPr>
          <w:w w:val="110"/>
        </w:rPr>
        <w:t>is</w:t>
      </w:r>
      <w:r>
        <w:rPr>
          <w:spacing w:val="-31"/>
          <w:w w:val="110"/>
        </w:rPr>
        <w:t xml:space="preserve"> </w:t>
      </w:r>
      <w:r>
        <w:rPr>
          <w:w w:val="110"/>
        </w:rPr>
        <w:t>a</w:t>
      </w:r>
      <w:r>
        <w:rPr>
          <w:spacing w:val="-31"/>
          <w:w w:val="110"/>
        </w:rPr>
        <w:t xml:space="preserve"> </w:t>
      </w:r>
      <w:r>
        <w:rPr>
          <w:w w:val="110"/>
        </w:rPr>
        <w:t>working</w:t>
      </w:r>
      <w:r>
        <w:rPr>
          <w:spacing w:val="-32"/>
          <w:w w:val="110"/>
        </w:rPr>
        <w:t xml:space="preserve"> </w:t>
      </w:r>
      <w:r>
        <w:rPr>
          <w:w w:val="110"/>
        </w:rPr>
        <w:t>draft</w:t>
      </w:r>
      <w:r>
        <w:rPr>
          <w:spacing w:val="-31"/>
          <w:w w:val="110"/>
        </w:rPr>
        <w:t xml:space="preserve"> </w:t>
      </w:r>
      <w:r>
        <w:rPr>
          <w:w w:val="110"/>
        </w:rPr>
        <w:t>of</w:t>
      </w:r>
      <w:r>
        <w:rPr>
          <w:spacing w:val="-31"/>
          <w:w w:val="110"/>
        </w:rPr>
        <w:t xml:space="preserve"> </w:t>
      </w:r>
      <w:r>
        <w:rPr>
          <w:w w:val="110"/>
        </w:rPr>
        <w:t>manuscript</w:t>
      </w:r>
      <w:r>
        <w:rPr>
          <w:spacing w:val="-31"/>
          <w:w w:val="110"/>
        </w:rPr>
        <w:t xml:space="preserve"> </w:t>
      </w:r>
      <w:r>
        <w:rPr>
          <w:w w:val="110"/>
        </w:rPr>
        <w:t>and</w:t>
      </w:r>
      <w:r>
        <w:rPr>
          <w:spacing w:val="-32"/>
          <w:w w:val="110"/>
        </w:rPr>
        <w:t xml:space="preserve"> </w:t>
      </w:r>
      <w:r>
        <w:rPr>
          <w:w w:val="110"/>
        </w:rPr>
        <w:t>should</w:t>
      </w:r>
      <w:r>
        <w:rPr>
          <w:spacing w:val="-31"/>
          <w:w w:val="110"/>
        </w:rPr>
        <w:t xml:space="preserve"> </w:t>
      </w:r>
      <w:r>
        <w:rPr>
          <w:w w:val="110"/>
        </w:rPr>
        <w:t>therefore</w:t>
      </w:r>
      <w:r>
        <w:rPr>
          <w:spacing w:val="-31"/>
          <w:w w:val="110"/>
        </w:rPr>
        <w:t xml:space="preserve"> </w:t>
      </w:r>
      <w:r>
        <w:rPr>
          <w:w w:val="110"/>
        </w:rPr>
        <w:t>be</w:t>
      </w:r>
      <w:r>
        <w:rPr>
          <w:spacing w:val="-31"/>
          <w:w w:val="110"/>
        </w:rPr>
        <w:t xml:space="preserve"> </w:t>
      </w:r>
      <w:r>
        <w:rPr>
          <w:w w:val="110"/>
        </w:rPr>
        <w:t>treated</w:t>
      </w:r>
      <w:r>
        <w:rPr>
          <w:spacing w:val="-31"/>
          <w:w w:val="110"/>
        </w:rPr>
        <w:t xml:space="preserve"> </w:t>
      </w:r>
      <w:r>
        <w:rPr>
          <w:w w:val="110"/>
        </w:rPr>
        <w:t>as</w:t>
      </w:r>
      <w:r>
        <w:rPr>
          <w:spacing w:val="-32"/>
          <w:w w:val="110"/>
        </w:rPr>
        <w:t xml:space="preserve"> </w:t>
      </w:r>
      <w:r>
        <w:rPr>
          <w:w w:val="110"/>
        </w:rPr>
        <w:t>such.</w:t>
      </w:r>
      <w:r>
        <w:rPr>
          <w:spacing w:val="-31"/>
          <w:w w:val="110"/>
        </w:rPr>
        <w:t xml:space="preserve"> </w:t>
      </w:r>
      <w:r>
        <w:rPr>
          <w:w w:val="110"/>
        </w:rPr>
        <w:t>Conclusions,</w:t>
      </w:r>
      <w:r>
        <w:rPr>
          <w:spacing w:val="-31"/>
          <w:w w:val="110"/>
        </w:rPr>
        <w:t xml:space="preserve"> </w:t>
      </w:r>
      <w:r>
        <w:rPr>
          <w:w w:val="110"/>
        </w:rPr>
        <w:t>along with</w:t>
      </w:r>
      <w:r>
        <w:rPr>
          <w:spacing w:val="-16"/>
          <w:w w:val="110"/>
        </w:rPr>
        <w:t xml:space="preserve"> </w:t>
      </w:r>
      <w:r>
        <w:rPr>
          <w:w w:val="110"/>
        </w:rPr>
        <w:t>author</w:t>
      </w:r>
      <w:r>
        <w:rPr>
          <w:spacing w:val="-16"/>
          <w:w w:val="110"/>
        </w:rPr>
        <w:t xml:space="preserve"> </w:t>
      </w:r>
      <w:r>
        <w:rPr>
          <w:w w:val="110"/>
        </w:rPr>
        <w:t>order</w:t>
      </w:r>
      <w:r>
        <w:rPr>
          <w:spacing w:val="-16"/>
          <w:w w:val="110"/>
        </w:rPr>
        <w:t xml:space="preserve"> </w:t>
      </w:r>
      <w:r>
        <w:rPr>
          <w:w w:val="110"/>
        </w:rPr>
        <w:t>and</w:t>
      </w:r>
      <w:r>
        <w:rPr>
          <w:spacing w:val="-16"/>
          <w:w w:val="110"/>
        </w:rPr>
        <w:t xml:space="preserve"> </w:t>
      </w:r>
      <w:r>
        <w:rPr>
          <w:w w:val="110"/>
        </w:rPr>
        <w:t>contributions,</w:t>
      </w:r>
      <w:r>
        <w:rPr>
          <w:spacing w:val="-16"/>
          <w:w w:val="110"/>
        </w:rPr>
        <w:t xml:space="preserve"> </w:t>
      </w:r>
      <w:r>
        <w:rPr>
          <w:w w:val="110"/>
        </w:rPr>
        <w:t>may</w:t>
      </w:r>
      <w:r>
        <w:rPr>
          <w:spacing w:val="-16"/>
          <w:w w:val="110"/>
        </w:rPr>
        <w:t xml:space="preserve"> </w:t>
      </w:r>
      <w:r>
        <w:rPr>
          <w:w w:val="110"/>
        </w:rPr>
        <w:t>change</w:t>
      </w:r>
      <w:r>
        <w:rPr>
          <w:spacing w:val="-16"/>
          <w:w w:val="110"/>
        </w:rPr>
        <w:t xml:space="preserve"> </w:t>
      </w:r>
      <w:r>
        <w:rPr>
          <w:w w:val="110"/>
        </w:rPr>
        <w:t>as</w:t>
      </w:r>
      <w:r>
        <w:rPr>
          <w:spacing w:val="-16"/>
          <w:w w:val="110"/>
        </w:rPr>
        <w:t xml:space="preserve"> </w:t>
      </w:r>
      <w:r>
        <w:rPr>
          <w:w w:val="110"/>
        </w:rPr>
        <w:t>the</w:t>
      </w:r>
      <w:r>
        <w:rPr>
          <w:spacing w:val="-16"/>
          <w:w w:val="110"/>
        </w:rPr>
        <w:t xml:space="preserve"> </w:t>
      </w:r>
      <w:r>
        <w:rPr>
          <w:w w:val="110"/>
        </w:rPr>
        <w:t>manuscript</w:t>
      </w:r>
      <w:r>
        <w:rPr>
          <w:spacing w:val="-15"/>
          <w:w w:val="110"/>
        </w:rPr>
        <w:t xml:space="preserve"> </w:t>
      </w:r>
      <w:r>
        <w:rPr>
          <w:w w:val="110"/>
        </w:rPr>
        <w:t>is</w:t>
      </w:r>
      <w:r>
        <w:rPr>
          <w:spacing w:val="-16"/>
          <w:w w:val="110"/>
        </w:rPr>
        <w:t xml:space="preserve"> </w:t>
      </w:r>
      <w:r>
        <w:rPr>
          <w:w w:val="110"/>
        </w:rPr>
        <w:t>finalized.</w:t>
      </w:r>
    </w:p>
    <w:p w14:paraId="48E166E8" w14:textId="77777777" w:rsidR="00617E67" w:rsidRDefault="00617E67">
      <w:pPr>
        <w:spacing w:line="280" w:lineRule="auto"/>
        <w:sectPr w:rsidR="00617E67">
          <w:type w:val="continuous"/>
          <w:pgSz w:w="11900" w:h="16820"/>
          <w:pgMar w:top="640" w:right="600" w:bottom="280" w:left="600" w:header="720" w:footer="720" w:gutter="0"/>
          <w:cols w:space="720"/>
        </w:sectPr>
      </w:pPr>
    </w:p>
    <w:p w14:paraId="0A35A66E" w14:textId="77777777" w:rsidR="00617E67" w:rsidRDefault="007957CD">
      <w:pPr>
        <w:pStyle w:val="Heading1"/>
      </w:pPr>
      <w:r>
        <w:rPr>
          <w:noProof/>
        </w:rPr>
        <w:lastRenderedPageBreak/>
        <mc:AlternateContent>
          <mc:Choice Requires="wps">
            <w:drawing>
              <wp:anchor distT="0" distB="0" distL="0" distR="0" simplePos="0" relativeHeight="251670528" behindDoc="1" locked="0" layoutInCell="1" allowOverlap="1" wp14:anchorId="4D6FF277" wp14:editId="5AB5909A">
                <wp:simplePos x="0" y="0"/>
                <wp:positionH relativeFrom="page">
                  <wp:posOffset>457200</wp:posOffset>
                </wp:positionH>
                <wp:positionV relativeFrom="paragraph">
                  <wp:posOffset>339090</wp:posOffset>
                </wp:positionV>
                <wp:extent cx="6645910" cy="1270"/>
                <wp:effectExtent l="0" t="0" r="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14B02" id="Freeform 11" o:spid="_x0000_s1026" style="position:absolute;margin-left:36pt;margin-top:26.7pt;width:523.3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" path="m,l10466,e" filled="f" strokecolor="#bcbcbc">
                <v:path arrowok="t" o:connecttype="custom" o:connectlocs="0,0;6645910,0" o:connectangles="0,0"/>
                <w10:wrap type="topAndBottom" anchorx="page"/>
              </v:shape>
            </w:pict>
          </mc:Fallback>
        </mc:AlternateContent>
      </w:r>
      <w:r w:rsidR="00E8776B">
        <w:rPr>
          <w:noProof/>
        </w:rPr>
        <w:drawing>
          <wp:anchor distT="0" distB="0" distL="0" distR="0" simplePos="0" relativeHeight="250384384" behindDoc="1" locked="0" layoutInCell="1" allowOverlap="1" wp14:anchorId="027947D4" wp14:editId="01C5485E">
            <wp:simplePos x="0" y="0"/>
            <wp:positionH relativeFrom="page">
              <wp:posOffset>0</wp:posOffset>
            </wp:positionH>
            <wp:positionV relativeFrom="page">
              <wp:posOffset>0</wp:posOffset>
            </wp:positionV>
            <wp:extent cx="7556500" cy="10680700"/>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2" w:name="Abstract"/>
      <w:bookmarkEnd w:id="2"/>
      <w:r w:rsidR="00E8776B">
        <w:rPr>
          <w:w w:val="105"/>
        </w:rPr>
        <w:t>Abstract</w:t>
      </w:r>
    </w:p>
    <w:p w14:paraId="473E7CC3" w14:textId="77777777" w:rsidR="00617E67" w:rsidRDefault="00E8776B">
      <w:pPr>
        <w:pStyle w:val="BodyText"/>
        <w:spacing w:before="298" w:line="280" w:lineRule="auto"/>
        <w:ind w:left="120" w:right="153"/>
      </w:pPr>
      <w:r>
        <w:rPr>
          <w:w w:val="105"/>
        </w:rPr>
        <w:t xml:space="preserve">Metabolism and other biological interactions and reactions are complex, each with variable inputs, outputs, and modifiers. The harmony between these factors consequently determines the health and stability of a cell or organism. Perturbations to these components often have rippling downstream effects. These effects can be difficult to trace across the global reaction network, particularly when the effects occur between canonical representations of pathways. Researchers have primarily utilized reductionist approaches to understanding these systems; however, these methods are limit the scope of the analysis. Even the power of systems-centric -omics approaches can be limited when only a handful of high magnitude signals in the data are prioritized. To address these challenges, we developed </w:t>
      </w:r>
      <w:proofErr w:type="spellStart"/>
      <w:r>
        <w:rPr>
          <w:w w:val="105"/>
        </w:rPr>
        <w:t>Metaboverse</w:t>
      </w:r>
      <w:proofErr w:type="spellEnd"/>
      <w:r>
        <w:rPr>
          <w:w w:val="105"/>
        </w:rPr>
        <w:t>, an interactive desktop app for the exploration and automated extraction of potential regulatory events, patterns, and trends from multi-</w:t>
      </w:r>
      <w:proofErr w:type="spellStart"/>
      <w:r>
        <w:rPr>
          <w:w w:val="105"/>
        </w:rPr>
        <w:t>omic</w:t>
      </w:r>
      <w:proofErr w:type="spellEnd"/>
      <w:r>
        <w:rPr>
          <w:w w:val="105"/>
        </w:rPr>
        <w:t xml:space="preserve"> data within the context of the metabolic network and other global reaction networks. This framework will be foundational in increasing our ability to holistically understand static and temporal metabolic events and shifts and gene-metabolite intra-cooperativity. </w:t>
      </w:r>
      <w:proofErr w:type="spellStart"/>
      <w:r>
        <w:rPr>
          <w:w w:val="105"/>
        </w:rPr>
        <w:t>Metaboverse</w:t>
      </w:r>
      <w:proofErr w:type="spellEnd"/>
      <w:r>
        <w:rPr>
          <w:w w:val="105"/>
        </w:rPr>
        <w:t xml:space="preserve"> is freely available under a GPL-3.0 license at </w:t>
      </w:r>
      <w:hyperlink r:id="rId7">
        <w:r>
          <w:rPr>
            <w:color w:val="2195F2"/>
            <w:w w:val="105"/>
            <w:u w:val="single" w:color="2195F2"/>
          </w:rPr>
          <w:t>https://</w:t>
        </w:r>
      </w:hyperlink>
      <w:r>
        <w:rPr>
          <w:color w:val="2195F2"/>
          <w:w w:val="105"/>
        </w:rPr>
        <w:t xml:space="preserve"> </w:t>
      </w:r>
      <w:hyperlink r:id="rId8">
        <w:r>
          <w:rPr>
            <w:color w:val="2195F2"/>
            <w:w w:val="105"/>
            <w:u w:val="single" w:color="2195F2"/>
          </w:rPr>
          <w:t>github.com/</w:t>
        </w:r>
        <w:proofErr w:type="spellStart"/>
        <w:r>
          <w:rPr>
            <w:color w:val="2195F2"/>
            <w:w w:val="105"/>
            <w:u w:val="single" w:color="2195F2"/>
          </w:rPr>
          <w:t>Metaboverse</w:t>
        </w:r>
        <w:proofErr w:type="spellEnd"/>
        <w:r>
          <w:rPr>
            <w:color w:val="2195F2"/>
            <w:w w:val="105"/>
            <w:u w:val="single" w:color="2195F2"/>
          </w:rPr>
          <w:t>/</w:t>
        </w:r>
      </w:hyperlink>
      <w:r>
        <w:rPr>
          <w:w w:val="105"/>
        </w:rPr>
        <w:t>.</w:t>
      </w:r>
    </w:p>
    <w:p w14:paraId="43452486" w14:textId="77777777" w:rsidR="00617E67" w:rsidRDefault="00617E67">
      <w:pPr>
        <w:pStyle w:val="BodyText"/>
        <w:spacing w:before="5"/>
        <w:rPr>
          <w:sz w:val="27"/>
        </w:rPr>
      </w:pPr>
    </w:p>
    <w:p w14:paraId="4E9700CB" w14:textId="77777777" w:rsidR="00617E67" w:rsidRDefault="00E8776B">
      <w:pPr>
        <w:pStyle w:val="BodyText"/>
        <w:ind w:left="119"/>
      </w:pPr>
      <w:r>
        <w:rPr>
          <w:w w:val="105"/>
        </w:rPr>
        <w:t xml:space="preserve">Graphical Abstract (displayed as Figure </w:t>
      </w:r>
      <w:hyperlink w:anchor="_bookmark0" w:history="1">
        <w:r>
          <w:rPr>
            <w:color w:val="2195F2"/>
            <w:w w:val="105"/>
            <w:u w:val="single" w:color="2195F2"/>
          </w:rPr>
          <w:t>1</w:t>
        </w:r>
      </w:hyperlink>
      <w:r>
        <w:rPr>
          <w:w w:val="105"/>
        </w:rPr>
        <w:t>)</w:t>
      </w:r>
    </w:p>
    <w:p w14:paraId="12065CF7" w14:textId="77777777" w:rsidR="00617E67" w:rsidRDefault="00E8776B">
      <w:pPr>
        <w:pStyle w:val="BodyText"/>
        <w:spacing w:before="1"/>
        <w:rPr>
          <w:sz w:val="24"/>
        </w:rPr>
      </w:pPr>
      <w:r>
        <w:rPr>
          <w:noProof/>
        </w:rPr>
        <w:drawing>
          <wp:anchor distT="0" distB="0" distL="0" distR="0" simplePos="0" relativeHeight="13" behindDoc="0" locked="0" layoutInCell="1" allowOverlap="1" wp14:anchorId="0875E20C" wp14:editId="2D6D8AB2">
            <wp:simplePos x="0" y="0"/>
            <wp:positionH relativeFrom="page">
              <wp:posOffset>457200</wp:posOffset>
            </wp:positionH>
            <wp:positionV relativeFrom="paragraph">
              <wp:posOffset>200990</wp:posOffset>
            </wp:positionV>
            <wp:extent cx="6572254" cy="4600575"/>
            <wp:effectExtent l="0" t="0" r="0" b="0"/>
            <wp:wrapTopAndBottom/>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pic:nvPicPr>
                  <pic:blipFill>
                    <a:blip r:embed="rId9" cstate="print"/>
                    <a:stretch>
                      <a:fillRect/>
                    </a:stretch>
                  </pic:blipFill>
                  <pic:spPr>
                    <a:xfrm>
                      <a:off x="0" y="0"/>
                      <a:ext cx="6572254" cy="4600575"/>
                    </a:xfrm>
                    <a:prstGeom prst="rect">
                      <a:avLst/>
                    </a:prstGeom>
                  </pic:spPr>
                </pic:pic>
              </a:graphicData>
            </a:graphic>
          </wp:anchor>
        </w:drawing>
      </w:r>
    </w:p>
    <w:p w14:paraId="192934D1" w14:textId="77777777" w:rsidR="00617E67" w:rsidRDefault="00E8776B">
      <w:pPr>
        <w:spacing w:before="231" w:line="292" w:lineRule="auto"/>
        <w:ind w:left="120" w:right="153"/>
        <w:rPr>
          <w:sz w:val="18"/>
        </w:rPr>
      </w:pPr>
      <w:bookmarkStart w:id="3" w:name="_bookmark0"/>
      <w:bookmarkEnd w:id="3"/>
      <w:r>
        <w:rPr>
          <w:b/>
          <w:w w:val="110"/>
          <w:sz w:val="18"/>
        </w:rPr>
        <w:t xml:space="preserve">Figure 1: </w:t>
      </w:r>
      <w:proofErr w:type="spellStart"/>
      <w:r>
        <w:rPr>
          <w:b/>
          <w:w w:val="110"/>
          <w:sz w:val="18"/>
        </w:rPr>
        <w:t>Metaboverse</w:t>
      </w:r>
      <w:proofErr w:type="spellEnd"/>
      <w:r>
        <w:rPr>
          <w:b/>
          <w:w w:val="110"/>
          <w:sz w:val="18"/>
        </w:rPr>
        <w:t xml:space="preserve"> conceptual overview. </w:t>
      </w:r>
      <w:r>
        <w:rPr>
          <w:w w:val="110"/>
          <w:sz w:val="18"/>
        </w:rPr>
        <w:t xml:space="preserve">Illustration summarizing the usage of </w:t>
      </w:r>
      <w:proofErr w:type="spellStart"/>
      <w:r>
        <w:rPr>
          <w:w w:val="110"/>
          <w:sz w:val="18"/>
        </w:rPr>
        <w:t>Metaboverse</w:t>
      </w:r>
      <w:proofErr w:type="spellEnd"/>
      <w:r>
        <w:rPr>
          <w:w w:val="110"/>
          <w:sz w:val="18"/>
        </w:rPr>
        <w:t xml:space="preserve"> to model biological data on the global reaction network to rapidly identify regulatory hotspots. Traditionally, when a scientist performs an - omics experiment, they tend to focus on a couple of features that are differentially regulated. </w:t>
      </w:r>
      <w:proofErr w:type="spellStart"/>
      <w:r>
        <w:rPr>
          <w:w w:val="110"/>
          <w:sz w:val="18"/>
        </w:rPr>
        <w:t>Metaboverse</w:t>
      </w:r>
      <w:proofErr w:type="spellEnd"/>
      <w:r>
        <w:rPr>
          <w:w w:val="110"/>
          <w:sz w:val="18"/>
        </w:rPr>
        <w:t xml:space="preserve"> contextualizes the data across the metabolic network and identifies interesting regulatory patterns in the data.</w:t>
      </w:r>
    </w:p>
    <w:p w14:paraId="5CDBFB88" w14:textId="77777777" w:rsidR="00617E67" w:rsidRDefault="00617E67">
      <w:pPr>
        <w:spacing w:line="292" w:lineRule="auto"/>
        <w:rPr>
          <w:sz w:val="18"/>
        </w:rPr>
        <w:sectPr w:rsidR="00617E67">
          <w:pgSz w:w="11900" w:h="16820"/>
          <w:pgMar w:top="640" w:right="600" w:bottom="280" w:left="600" w:header="720" w:footer="720" w:gutter="0"/>
          <w:cols w:space="720"/>
        </w:sectPr>
      </w:pPr>
    </w:p>
    <w:p w14:paraId="7E4D86CA" w14:textId="77777777" w:rsidR="00617E67" w:rsidRDefault="007957CD">
      <w:pPr>
        <w:pStyle w:val="Heading1"/>
      </w:pPr>
      <w:r>
        <w:rPr>
          <w:noProof/>
        </w:rPr>
        <w:lastRenderedPageBreak/>
        <mc:AlternateContent>
          <mc:Choice Requires="wps">
            <w:drawing>
              <wp:anchor distT="0" distB="0" distL="0" distR="0" simplePos="0" relativeHeight="251673600" behindDoc="1" locked="0" layoutInCell="1" allowOverlap="1" wp14:anchorId="5E6EA48D" wp14:editId="55AB8D56">
                <wp:simplePos x="0" y="0"/>
                <wp:positionH relativeFrom="page">
                  <wp:posOffset>457200</wp:posOffset>
                </wp:positionH>
                <wp:positionV relativeFrom="paragraph">
                  <wp:posOffset>339090</wp:posOffset>
                </wp:positionV>
                <wp:extent cx="6645910" cy="1270"/>
                <wp:effectExtent l="0" t="0" r="0" b="0"/>
                <wp:wrapTopAndBottom/>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8AC86" id="Freeform 10" o:spid="_x0000_s1026" style="position:absolute;margin-left:36pt;margin-top:26.7pt;width:523.3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" path="m,l10466,e" filled="f" strokecolor="#bcbcbc">
                <v:path arrowok="t" o:connecttype="custom" o:connectlocs="0,0;6645910,0" o:connectangles="0,0"/>
                <w10:wrap type="topAndBottom" anchorx="page"/>
              </v:shape>
            </w:pict>
          </mc:Fallback>
        </mc:AlternateContent>
      </w:r>
      <w:r w:rsidR="00E8776B">
        <w:rPr>
          <w:noProof/>
        </w:rPr>
        <w:drawing>
          <wp:anchor distT="0" distB="0" distL="0" distR="0" simplePos="0" relativeHeight="250387456" behindDoc="1" locked="0" layoutInCell="1" allowOverlap="1" wp14:anchorId="315A0D76" wp14:editId="66C32CF3">
            <wp:simplePos x="0" y="0"/>
            <wp:positionH relativeFrom="page">
              <wp:posOffset>0</wp:posOffset>
            </wp:positionH>
            <wp:positionV relativeFrom="page">
              <wp:posOffset>0</wp:posOffset>
            </wp:positionV>
            <wp:extent cx="7556500" cy="10680700"/>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4" w:name="Introduction"/>
      <w:bookmarkEnd w:id="4"/>
      <w:r w:rsidR="00E8776B">
        <w:rPr>
          <w:w w:val="110"/>
        </w:rPr>
        <w:t>Introduction</w:t>
      </w:r>
    </w:p>
    <w:p w14:paraId="7F38F348" w14:textId="77777777" w:rsidR="00617E67" w:rsidRDefault="00E8776B">
      <w:pPr>
        <w:pStyle w:val="BodyText"/>
        <w:spacing w:before="298" w:line="280" w:lineRule="auto"/>
        <w:ind w:left="119" w:right="153"/>
      </w:pPr>
      <w:r>
        <w:rPr>
          <w:w w:val="110"/>
        </w:rPr>
        <w:t>Metabolism</w:t>
      </w:r>
      <w:r>
        <w:rPr>
          <w:spacing w:val="-42"/>
          <w:w w:val="110"/>
        </w:rPr>
        <w:t xml:space="preserve"> </w:t>
      </w:r>
      <w:r>
        <w:rPr>
          <w:w w:val="110"/>
        </w:rPr>
        <w:t>is</w:t>
      </w:r>
      <w:r>
        <w:rPr>
          <w:spacing w:val="-42"/>
          <w:w w:val="110"/>
        </w:rPr>
        <w:t xml:space="preserve"> </w:t>
      </w:r>
      <w:r>
        <w:rPr>
          <w:w w:val="110"/>
        </w:rPr>
        <w:t>a</w:t>
      </w:r>
      <w:r>
        <w:rPr>
          <w:spacing w:val="-41"/>
          <w:w w:val="110"/>
        </w:rPr>
        <w:t xml:space="preserve"> </w:t>
      </w:r>
      <w:r>
        <w:rPr>
          <w:w w:val="110"/>
        </w:rPr>
        <w:t>complex</w:t>
      </w:r>
      <w:r>
        <w:rPr>
          <w:spacing w:val="-42"/>
          <w:w w:val="110"/>
        </w:rPr>
        <w:t xml:space="preserve"> </w:t>
      </w:r>
      <w:r>
        <w:rPr>
          <w:w w:val="110"/>
        </w:rPr>
        <w:t>network</w:t>
      </w:r>
      <w:r>
        <w:rPr>
          <w:spacing w:val="-42"/>
          <w:w w:val="110"/>
        </w:rPr>
        <w:t xml:space="preserve"> </w:t>
      </w:r>
      <w:r>
        <w:rPr>
          <w:w w:val="110"/>
        </w:rPr>
        <w:t>of</w:t>
      </w:r>
      <w:r>
        <w:rPr>
          <w:spacing w:val="-41"/>
          <w:w w:val="110"/>
        </w:rPr>
        <w:t xml:space="preserve"> </w:t>
      </w:r>
      <w:r>
        <w:rPr>
          <w:w w:val="110"/>
        </w:rPr>
        <w:t>reactions</w:t>
      </w:r>
      <w:r>
        <w:rPr>
          <w:spacing w:val="-42"/>
          <w:w w:val="110"/>
        </w:rPr>
        <w:t xml:space="preserve"> </w:t>
      </w:r>
      <w:r>
        <w:rPr>
          <w:w w:val="110"/>
        </w:rPr>
        <w:t>and</w:t>
      </w:r>
      <w:r>
        <w:rPr>
          <w:spacing w:val="-41"/>
          <w:w w:val="110"/>
        </w:rPr>
        <w:t xml:space="preserve"> </w:t>
      </w:r>
      <w:r>
        <w:rPr>
          <w:w w:val="110"/>
        </w:rPr>
        <w:t>interactions</w:t>
      </w:r>
      <w:r>
        <w:rPr>
          <w:spacing w:val="-42"/>
          <w:w w:val="110"/>
        </w:rPr>
        <w:t xml:space="preserve"> </w:t>
      </w:r>
      <w:r>
        <w:rPr>
          <w:w w:val="110"/>
        </w:rPr>
        <w:t>between</w:t>
      </w:r>
      <w:r>
        <w:rPr>
          <w:spacing w:val="-42"/>
          <w:w w:val="110"/>
        </w:rPr>
        <w:t xml:space="preserve"> </w:t>
      </w:r>
      <w:r>
        <w:rPr>
          <w:w w:val="110"/>
        </w:rPr>
        <w:t>genes,</w:t>
      </w:r>
      <w:r>
        <w:rPr>
          <w:spacing w:val="-41"/>
          <w:w w:val="110"/>
        </w:rPr>
        <w:t xml:space="preserve"> </w:t>
      </w:r>
      <w:r>
        <w:rPr>
          <w:w w:val="110"/>
        </w:rPr>
        <w:t>enzymes,</w:t>
      </w:r>
      <w:r>
        <w:rPr>
          <w:spacing w:val="-42"/>
          <w:w w:val="110"/>
        </w:rPr>
        <w:t xml:space="preserve"> </w:t>
      </w:r>
      <w:r>
        <w:rPr>
          <w:w w:val="110"/>
        </w:rPr>
        <w:t xml:space="preserve">complexes, and metabolites </w:t>
      </w:r>
      <w:r>
        <w:rPr>
          <w:spacing w:val="7"/>
          <w:w w:val="110"/>
        </w:rPr>
        <w:t>[</w:t>
      </w:r>
      <w:hyperlink w:anchor="_bookmark8" w:history="1">
        <w:r>
          <w:rPr>
            <w:color w:val="2195F2"/>
            <w:spacing w:val="7"/>
            <w:w w:val="110"/>
            <w:u w:val="single" w:color="2195F2"/>
          </w:rPr>
          <w:t>1</w:t>
        </w:r>
      </w:hyperlink>
      <w:r>
        <w:rPr>
          <w:spacing w:val="7"/>
          <w:w w:val="110"/>
        </w:rPr>
        <w:t xml:space="preserve">]. </w:t>
      </w:r>
      <w:r>
        <w:rPr>
          <w:w w:val="110"/>
        </w:rPr>
        <w:t>To understand these complex components, researchers frequently adopt a reductionist</w:t>
      </w:r>
      <w:r>
        <w:rPr>
          <w:spacing w:val="-39"/>
          <w:w w:val="110"/>
        </w:rPr>
        <w:t xml:space="preserve"> </w:t>
      </w:r>
      <w:r>
        <w:rPr>
          <w:w w:val="110"/>
        </w:rPr>
        <w:t>approach</w:t>
      </w:r>
      <w:r>
        <w:rPr>
          <w:spacing w:val="-39"/>
          <w:w w:val="110"/>
        </w:rPr>
        <w:t xml:space="preserve"> </w:t>
      </w:r>
      <w:r>
        <w:rPr>
          <w:w w:val="110"/>
        </w:rPr>
        <w:t>to</w:t>
      </w:r>
      <w:r>
        <w:rPr>
          <w:spacing w:val="-38"/>
          <w:w w:val="110"/>
        </w:rPr>
        <w:t xml:space="preserve"> </w:t>
      </w:r>
      <w:r>
        <w:rPr>
          <w:w w:val="110"/>
        </w:rPr>
        <w:t>teasing</w:t>
      </w:r>
      <w:r>
        <w:rPr>
          <w:spacing w:val="-39"/>
          <w:w w:val="110"/>
        </w:rPr>
        <w:t xml:space="preserve"> </w:t>
      </w:r>
      <w:r>
        <w:rPr>
          <w:w w:val="110"/>
        </w:rPr>
        <w:t>apart</w:t>
      </w:r>
      <w:r>
        <w:rPr>
          <w:spacing w:val="-38"/>
          <w:w w:val="110"/>
        </w:rPr>
        <w:t xml:space="preserve"> </w:t>
      </w:r>
      <w:r>
        <w:rPr>
          <w:w w:val="110"/>
        </w:rPr>
        <w:t>the</w:t>
      </w:r>
      <w:r>
        <w:rPr>
          <w:spacing w:val="-39"/>
          <w:w w:val="110"/>
        </w:rPr>
        <w:t xml:space="preserve"> </w:t>
      </w:r>
      <w:r>
        <w:rPr>
          <w:w w:val="110"/>
        </w:rPr>
        <w:t>characteristics</w:t>
      </w:r>
      <w:r>
        <w:rPr>
          <w:spacing w:val="-39"/>
          <w:w w:val="110"/>
        </w:rPr>
        <w:t xml:space="preserve"> </w:t>
      </w:r>
      <w:r>
        <w:rPr>
          <w:w w:val="110"/>
        </w:rPr>
        <w:t>and</w:t>
      </w:r>
      <w:r>
        <w:rPr>
          <w:spacing w:val="-38"/>
          <w:w w:val="110"/>
        </w:rPr>
        <w:t xml:space="preserve"> </w:t>
      </w:r>
      <w:r>
        <w:rPr>
          <w:w w:val="110"/>
        </w:rPr>
        <w:t>mechanics</w:t>
      </w:r>
      <w:r>
        <w:rPr>
          <w:spacing w:val="-39"/>
          <w:w w:val="110"/>
        </w:rPr>
        <w:t xml:space="preserve"> </w:t>
      </w:r>
      <w:r>
        <w:rPr>
          <w:w w:val="110"/>
        </w:rPr>
        <w:t>of</w:t>
      </w:r>
      <w:r>
        <w:rPr>
          <w:spacing w:val="-38"/>
          <w:w w:val="110"/>
        </w:rPr>
        <w:t xml:space="preserve"> </w:t>
      </w:r>
      <w:r>
        <w:rPr>
          <w:w w:val="110"/>
        </w:rPr>
        <w:t>these</w:t>
      </w:r>
      <w:r>
        <w:rPr>
          <w:spacing w:val="-39"/>
          <w:w w:val="110"/>
        </w:rPr>
        <w:t xml:space="preserve"> </w:t>
      </w:r>
      <w:r>
        <w:rPr>
          <w:w w:val="110"/>
        </w:rPr>
        <w:t>processes</w:t>
      </w:r>
      <w:r>
        <w:rPr>
          <w:spacing w:val="-38"/>
          <w:w w:val="110"/>
        </w:rPr>
        <w:t xml:space="preserve"> </w:t>
      </w:r>
      <w:r>
        <w:rPr>
          <w:w w:val="110"/>
        </w:rPr>
        <w:t>and</w:t>
      </w:r>
      <w:r>
        <w:rPr>
          <w:spacing w:val="-39"/>
          <w:w w:val="110"/>
        </w:rPr>
        <w:t xml:space="preserve"> </w:t>
      </w:r>
      <w:r>
        <w:rPr>
          <w:w w:val="110"/>
        </w:rPr>
        <w:t>how they</w:t>
      </w:r>
      <w:r>
        <w:rPr>
          <w:spacing w:val="-30"/>
          <w:w w:val="110"/>
        </w:rPr>
        <w:t xml:space="preserve"> </w:t>
      </w:r>
      <w:r>
        <w:rPr>
          <w:w w:val="110"/>
        </w:rPr>
        <w:t>fit</w:t>
      </w:r>
      <w:r>
        <w:rPr>
          <w:spacing w:val="-30"/>
          <w:w w:val="110"/>
        </w:rPr>
        <w:t xml:space="preserve"> </w:t>
      </w:r>
      <w:r>
        <w:rPr>
          <w:w w:val="110"/>
        </w:rPr>
        <w:t>into</w:t>
      </w:r>
      <w:r>
        <w:rPr>
          <w:spacing w:val="-30"/>
          <w:w w:val="110"/>
        </w:rPr>
        <w:t xml:space="preserve"> </w:t>
      </w:r>
      <w:r>
        <w:rPr>
          <w:w w:val="110"/>
        </w:rPr>
        <w:t>the</w:t>
      </w:r>
      <w:r>
        <w:rPr>
          <w:spacing w:val="-30"/>
          <w:w w:val="110"/>
        </w:rPr>
        <w:t xml:space="preserve"> </w:t>
      </w:r>
      <w:r>
        <w:rPr>
          <w:w w:val="110"/>
        </w:rPr>
        <w:t>larger</w:t>
      </w:r>
      <w:r>
        <w:rPr>
          <w:spacing w:val="-30"/>
          <w:w w:val="110"/>
        </w:rPr>
        <w:t xml:space="preserve"> </w:t>
      </w:r>
      <w:r>
        <w:rPr>
          <w:w w:val="110"/>
        </w:rPr>
        <w:t>picture</w:t>
      </w:r>
      <w:r>
        <w:rPr>
          <w:spacing w:val="-30"/>
          <w:w w:val="110"/>
        </w:rPr>
        <w:t xml:space="preserve"> </w:t>
      </w:r>
      <w:r>
        <w:rPr>
          <w:w w:val="110"/>
        </w:rPr>
        <w:t>of</w:t>
      </w:r>
      <w:r>
        <w:rPr>
          <w:spacing w:val="-30"/>
          <w:w w:val="110"/>
        </w:rPr>
        <w:t xml:space="preserve"> </w:t>
      </w:r>
      <w:r>
        <w:rPr>
          <w:w w:val="110"/>
        </w:rPr>
        <w:t>biology</w:t>
      </w:r>
      <w:r>
        <w:rPr>
          <w:spacing w:val="-30"/>
          <w:w w:val="110"/>
        </w:rPr>
        <w:t xml:space="preserve"> </w:t>
      </w:r>
      <w:r>
        <w:rPr>
          <w:w w:val="110"/>
        </w:rPr>
        <w:t>and</w:t>
      </w:r>
      <w:r>
        <w:rPr>
          <w:spacing w:val="-30"/>
          <w:w w:val="110"/>
        </w:rPr>
        <w:t xml:space="preserve"> </w:t>
      </w:r>
      <w:r>
        <w:rPr>
          <w:w w:val="110"/>
        </w:rPr>
        <w:t>disease.</w:t>
      </w:r>
      <w:r>
        <w:rPr>
          <w:spacing w:val="-30"/>
          <w:w w:val="110"/>
        </w:rPr>
        <w:t xml:space="preserve"> </w:t>
      </w:r>
      <w:r>
        <w:rPr>
          <w:w w:val="110"/>
        </w:rPr>
        <w:t>While</w:t>
      </w:r>
      <w:r>
        <w:rPr>
          <w:spacing w:val="-30"/>
          <w:w w:val="110"/>
        </w:rPr>
        <w:t xml:space="preserve"> </w:t>
      </w:r>
      <w:r>
        <w:rPr>
          <w:w w:val="110"/>
        </w:rPr>
        <w:t>a</w:t>
      </w:r>
      <w:r>
        <w:rPr>
          <w:spacing w:val="-30"/>
          <w:w w:val="110"/>
        </w:rPr>
        <w:t xml:space="preserve"> </w:t>
      </w:r>
      <w:r>
        <w:rPr>
          <w:w w:val="110"/>
        </w:rPr>
        <w:t>vital</w:t>
      </w:r>
      <w:r>
        <w:rPr>
          <w:spacing w:val="-30"/>
          <w:w w:val="110"/>
        </w:rPr>
        <w:t xml:space="preserve"> </w:t>
      </w:r>
      <w:r>
        <w:rPr>
          <w:w w:val="110"/>
        </w:rPr>
        <w:t>component</w:t>
      </w:r>
      <w:r>
        <w:rPr>
          <w:spacing w:val="-30"/>
          <w:w w:val="110"/>
        </w:rPr>
        <w:t xml:space="preserve"> </w:t>
      </w:r>
      <w:r>
        <w:rPr>
          <w:w w:val="110"/>
        </w:rPr>
        <w:t>in</w:t>
      </w:r>
      <w:r>
        <w:rPr>
          <w:spacing w:val="-30"/>
          <w:w w:val="110"/>
        </w:rPr>
        <w:t xml:space="preserve"> </w:t>
      </w:r>
      <w:r>
        <w:rPr>
          <w:w w:val="110"/>
        </w:rPr>
        <w:t>the</w:t>
      </w:r>
      <w:r>
        <w:rPr>
          <w:spacing w:val="-29"/>
          <w:w w:val="110"/>
        </w:rPr>
        <w:t xml:space="preserve"> </w:t>
      </w:r>
      <w:r>
        <w:rPr>
          <w:w w:val="110"/>
        </w:rPr>
        <w:t>scientific</w:t>
      </w:r>
      <w:r>
        <w:rPr>
          <w:spacing w:val="-30"/>
          <w:w w:val="110"/>
        </w:rPr>
        <w:t xml:space="preserve"> </w:t>
      </w:r>
      <w:r>
        <w:rPr>
          <w:w w:val="110"/>
        </w:rPr>
        <w:t>process, by</w:t>
      </w:r>
      <w:r>
        <w:rPr>
          <w:spacing w:val="-27"/>
          <w:w w:val="110"/>
        </w:rPr>
        <w:t xml:space="preserve"> </w:t>
      </w:r>
      <w:r>
        <w:rPr>
          <w:w w:val="110"/>
        </w:rPr>
        <w:t>doing</w:t>
      </w:r>
      <w:r>
        <w:rPr>
          <w:spacing w:val="-26"/>
          <w:w w:val="110"/>
        </w:rPr>
        <w:t xml:space="preserve"> </w:t>
      </w:r>
      <w:r>
        <w:rPr>
          <w:w w:val="110"/>
        </w:rPr>
        <w:t>so,</w:t>
      </w:r>
      <w:r>
        <w:rPr>
          <w:spacing w:val="-27"/>
          <w:w w:val="110"/>
        </w:rPr>
        <w:t xml:space="preserve"> </w:t>
      </w:r>
      <w:r>
        <w:rPr>
          <w:w w:val="110"/>
        </w:rPr>
        <w:t>many</w:t>
      </w:r>
      <w:r>
        <w:rPr>
          <w:spacing w:val="-26"/>
          <w:w w:val="110"/>
        </w:rPr>
        <w:t xml:space="preserve"> </w:t>
      </w:r>
      <w:r>
        <w:rPr>
          <w:w w:val="110"/>
        </w:rPr>
        <w:t>interesting</w:t>
      </w:r>
      <w:r>
        <w:rPr>
          <w:spacing w:val="-27"/>
          <w:w w:val="110"/>
        </w:rPr>
        <w:t xml:space="preserve"> </w:t>
      </w:r>
      <w:r>
        <w:rPr>
          <w:w w:val="110"/>
        </w:rPr>
        <w:t>properties</w:t>
      </w:r>
      <w:r>
        <w:rPr>
          <w:spacing w:val="-26"/>
          <w:w w:val="110"/>
        </w:rPr>
        <w:t xml:space="preserve"> </w:t>
      </w:r>
      <w:r>
        <w:rPr>
          <w:w w:val="110"/>
        </w:rPr>
        <w:t>of</w:t>
      </w:r>
      <w:r>
        <w:rPr>
          <w:spacing w:val="-27"/>
          <w:w w:val="110"/>
        </w:rPr>
        <w:t xml:space="preserve"> </w:t>
      </w:r>
      <w:r>
        <w:rPr>
          <w:w w:val="110"/>
        </w:rPr>
        <w:t>metabolism</w:t>
      </w:r>
      <w:r>
        <w:rPr>
          <w:spacing w:val="-26"/>
          <w:w w:val="110"/>
        </w:rPr>
        <w:t xml:space="preserve"> </w:t>
      </w:r>
      <w:r>
        <w:rPr>
          <w:w w:val="110"/>
        </w:rPr>
        <w:t>can</w:t>
      </w:r>
      <w:r>
        <w:rPr>
          <w:spacing w:val="-27"/>
          <w:w w:val="110"/>
        </w:rPr>
        <w:t xml:space="preserve"> </w:t>
      </w:r>
      <w:r>
        <w:rPr>
          <w:w w:val="110"/>
        </w:rPr>
        <w:t>be</w:t>
      </w:r>
      <w:r>
        <w:rPr>
          <w:spacing w:val="-26"/>
          <w:w w:val="110"/>
        </w:rPr>
        <w:t xml:space="preserve"> </w:t>
      </w:r>
      <w:r>
        <w:rPr>
          <w:w w:val="110"/>
        </w:rPr>
        <w:t>missed.</w:t>
      </w:r>
      <w:r>
        <w:rPr>
          <w:spacing w:val="-27"/>
          <w:w w:val="110"/>
        </w:rPr>
        <w:t xml:space="preserve"> </w:t>
      </w:r>
      <w:r>
        <w:rPr>
          <w:w w:val="110"/>
        </w:rPr>
        <w:t>For</w:t>
      </w:r>
      <w:r>
        <w:rPr>
          <w:spacing w:val="-26"/>
          <w:w w:val="110"/>
        </w:rPr>
        <w:t xml:space="preserve"> </w:t>
      </w:r>
      <w:r>
        <w:rPr>
          <w:w w:val="110"/>
        </w:rPr>
        <w:t>example,</w:t>
      </w:r>
      <w:r>
        <w:rPr>
          <w:spacing w:val="-27"/>
          <w:w w:val="110"/>
        </w:rPr>
        <w:t xml:space="preserve"> </w:t>
      </w:r>
      <w:r>
        <w:rPr>
          <w:w w:val="110"/>
        </w:rPr>
        <w:t>in</w:t>
      </w:r>
      <w:r>
        <w:rPr>
          <w:spacing w:val="-26"/>
          <w:w w:val="110"/>
        </w:rPr>
        <w:t xml:space="preserve"> </w:t>
      </w:r>
      <w:r>
        <w:rPr>
          <w:w w:val="110"/>
        </w:rPr>
        <w:t>differential gene</w:t>
      </w:r>
      <w:r>
        <w:rPr>
          <w:spacing w:val="-38"/>
          <w:w w:val="110"/>
        </w:rPr>
        <w:t xml:space="preserve"> </w:t>
      </w:r>
      <w:r>
        <w:rPr>
          <w:w w:val="110"/>
        </w:rPr>
        <w:t>expression</w:t>
      </w:r>
      <w:r>
        <w:rPr>
          <w:spacing w:val="-38"/>
          <w:w w:val="110"/>
        </w:rPr>
        <w:t xml:space="preserve"> </w:t>
      </w:r>
      <w:r>
        <w:rPr>
          <w:w w:val="110"/>
        </w:rPr>
        <w:t>analysis,</w:t>
      </w:r>
      <w:r>
        <w:rPr>
          <w:spacing w:val="-38"/>
          <w:w w:val="110"/>
        </w:rPr>
        <w:t xml:space="preserve"> </w:t>
      </w:r>
      <w:r>
        <w:rPr>
          <w:w w:val="110"/>
        </w:rPr>
        <w:t>researchers</w:t>
      </w:r>
      <w:r>
        <w:rPr>
          <w:spacing w:val="-38"/>
          <w:w w:val="110"/>
        </w:rPr>
        <w:t xml:space="preserve"> </w:t>
      </w:r>
      <w:r>
        <w:rPr>
          <w:w w:val="110"/>
        </w:rPr>
        <w:t>rely</w:t>
      </w:r>
      <w:r>
        <w:rPr>
          <w:spacing w:val="-38"/>
          <w:w w:val="110"/>
        </w:rPr>
        <w:t xml:space="preserve"> </w:t>
      </w:r>
      <w:r>
        <w:rPr>
          <w:w w:val="110"/>
        </w:rPr>
        <w:t>on</w:t>
      </w:r>
      <w:r>
        <w:rPr>
          <w:spacing w:val="-38"/>
          <w:w w:val="110"/>
        </w:rPr>
        <w:t xml:space="preserve"> </w:t>
      </w:r>
      <w:r>
        <w:rPr>
          <w:w w:val="110"/>
        </w:rPr>
        <w:t>thresholds</w:t>
      </w:r>
      <w:r>
        <w:rPr>
          <w:spacing w:val="-37"/>
          <w:w w:val="110"/>
        </w:rPr>
        <w:t xml:space="preserve"> </w:t>
      </w:r>
      <w:r>
        <w:rPr>
          <w:w w:val="110"/>
        </w:rPr>
        <w:t>of</w:t>
      </w:r>
      <w:r>
        <w:rPr>
          <w:spacing w:val="-38"/>
          <w:w w:val="110"/>
        </w:rPr>
        <w:t xml:space="preserve"> </w:t>
      </w:r>
      <w:r>
        <w:rPr>
          <w:w w:val="110"/>
        </w:rPr>
        <w:t>magnitude</w:t>
      </w:r>
      <w:r>
        <w:rPr>
          <w:spacing w:val="-38"/>
          <w:w w:val="110"/>
        </w:rPr>
        <w:t xml:space="preserve"> </w:t>
      </w:r>
      <w:r>
        <w:rPr>
          <w:w w:val="110"/>
        </w:rPr>
        <w:t>and</w:t>
      </w:r>
      <w:r>
        <w:rPr>
          <w:spacing w:val="-38"/>
          <w:w w:val="110"/>
        </w:rPr>
        <w:t xml:space="preserve"> </w:t>
      </w:r>
      <w:r>
        <w:rPr>
          <w:w w:val="110"/>
        </w:rPr>
        <w:t>statistical</w:t>
      </w:r>
      <w:r>
        <w:rPr>
          <w:spacing w:val="-38"/>
          <w:w w:val="110"/>
        </w:rPr>
        <w:t xml:space="preserve"> </w:t>
      </w:r>
      <w:r>
        <w:rPr>
          <w:w w:val="110"/>
        </w:rPr>
        <w:t>significance</w:t>
      </w:r>
      <w:r>
        <w:rPr>
          <w:spacing w:val="-38"/>
          <w:w w:val="110"/>
        </w:rPr>
        <w:t xml:space="preserve"> </w:t>
      </w:r>
      <w:r>
        <w:rPr>
          <w:w w:val="110"/>
        </w:rPr>
        <w:t>to prioritize genes for follow-up study. However, this can inadvertently limit the scope of study of metabolism</w:t>
      </w:r>
      <w:r>
        <w:rPr>
          <w:spacing w:val="-28"/>
          <w:w w:val="110"/>
        </w:rPr>
        <w:t xml:space="preserve"> </w:t>
      </w:r>
      <w:r>
        <w:rPr>
          <w:w w:val="110"/>
        </w:rPr>
        <w:t>when,</w:t>
      </w:r>
      <w:r>
        <w:rPr>
          <w:spacing w:val="-28"/>
          <w:w w:val="110"/>
        </w:rPr>
        <w:t xml:space="preserve"> </w:t>
      </w:r>
      <w:r>
        <w:rPr>
          <w:w w:val="110"/>
        </w:rPr>
        <w:t>in</w:t>
      </w:r>
      <w:r>
        <w:rPr>
          <w:spacing w:val="-28"/>
          <w:w w:val="110"/>
        </w:rPr>
        <w:t xml:space="preserve"> </w:t>
      </w:r>
      <w:r>
        <w:rPr>
          <w:w w:val="110"/>
        </w:rPr>
        <w:t>fact,</w:t>
      </w:r>
      <w:r>
        <w:rPr>
          <w:spacing w:val="-28"/>
          <w:w w:val="110"/>
        </w:rPr>
        <w:t xml:space="preserve"> </w:t>
      </w:r>
      <w:r>
        <w:rPr>
          <w:w w:val="110"/>
        </w:rPr>
        <w:t>metabolism</w:t>
      </w:r>
      <w:r>
        <w:rPr>
          <w:spacing w:val="-28"/>
          <w:w w:val="110"/>
        </w:rPr>
        <w:t xml:space="preserve"> </w:t>
      </w:r>
      <w:r>
        <w:rPr>
          <w:w w:val="110"/>
        </w:rPr>
        <w:t>is</w:t>
      </w:r>
      <w:r>
        <w:rPr>
          <w:spacing w:val="-28"/>
          <w:w w:val="110"/>
        </w:rPr>
        <w:t xml:space="preserve"> </w:t>
      </w:r>
      <w:r>
        <w:rPr>
          <w:w w:val="110"/>
        </w:rPr>
        <w:t>a</w:t>
      </w:r>
      <w:r>
        <w:rPr>
          <w:spacing w:val="-28"/>
          <w:w w:val="110"/>
        </w:rPr>
        <w:t xml:space="preserve"> </w:t>
      </w:r>
      <w:r>
        <w:rPr>
          <w:w w:val="110"/>
        </w:rPr>
        <w:t>highly</w:t>
      </w:r>
      <w:r>
        <w:rPr>
          <w:spacing w:val="-28"/>
          <w:w w:val="110"/>
        </w:rPr>
        <w:t xml:space="preserve"> </w:t>
      </w:r>
      <w:r>
        <w:rPr>
          <w:w w:val="110"/>
        </w:rPr>
        <w:t>interconnected</w:t>
      </w:r>
      <w:r>
        <w:rPr>
          <w:spacing w:val="-28"/>
          <w:w w:val="110"/>
        </w:rPr>
        <w:t xml:space="preserve"> </w:t>
      </w:r>
      <w:r>
        <w:rPr>
          <w:w w:val="110"/>
        </w:rPr>
        <w:t>system</w:t>
      </w:r>
      <w:r>
        <w:rPr>
          <w:spacing w:val="-28"/>
          <w:w w:val="110"/>
        </w:rPr>
        <w:t xml:space="preserve"> </w:t>
      </w:r>
      <w:r>
        <w:rPr>
          <w:w w:val="110"/>
        </w:rPr>
        <w:t>where</w:t>
      </w:r>
      <w:r>
        <w:rPr>
          <w:spacing w:val="-28"/>
          <w:w w:val="110"/>
        </w:rPr>
        <w:t xml:space="preserve"> </w:t>
      </w:r>
      <w:r>
        <w:rPr>
          <w:w w:val="110"/>
        </w:rPr>
        <w:t>distal</w:t>
      </w:r>
      <w:r>
        <w:rPr>
          <w:spacing w:val="-28"/>
          <w:w w:val="110"/>
        </w:rPr>
        <w:t xml:space="preserve"> </w:t>
      </w:r>
      <w:r>
        <w:rPr>
          <w:w w:val="110"/>
        </w:rPr>
        <w:t>components and</w:t>
      </w:r>
      <w:r>
        <w:rPr>
          <w:spacing w:val="-35"/>
          <w:w w:val="110"/>
        </w:rPr>
        <w:t xml:space="preserve"> </w:t>
      </w:r>
      <w:r>
        <w:rPr>
          <w:w w:val="110"/>
        </w:rPr>
        <w:t>their</w:t>
      </w:r>
      <w:r>
        <w:rPr>
          <w:spacing w:val="-34"/>
          <w:w w:val="110"/>
        </w:rPr>
        <w:t xml:space="preserve"> </w:t>
      </w:r>
      <w:r>
        <w:rPr>
          <w:w w:val="110"/>
        </w:rPr>
        <w:t>modulation</w:t>
      </w:r>
      <w:r>
        <w:rPr>
          <w:spacing w:val="-35"/>
          <w:w w:val="110"/>
        </w:rPr>
        <w:t xml:space="preserve"> </w:t>
      </w:r>
      <w:r>
        <w:rPr>
          <w:w w:val="110"/>
        </w:rPr>
        <w:t>can</w:t>
      </w:r>
      <w:r>
        <w:rPr>
          <w:spacing w:val="-34"/>
          <w:w w:val="110"/>
        </w:rPr>
        <w:t xml:space="preserve"> </w:t>
      </w:r>
      <w:r>
        <w:rPr>
          <w:w w:val="110"/>
        </w:rPr>
        <w:t>have</w:t>
      </w:r>
      <w:r>
        <w:rPr>
          <w:spacing w:val="-34"/>
          <w:w w:val="110"/>
        </w:rPr>
        <w:t xml:space="preserve"> </w:t>
      </w:r>
      <w:r>
        <w:rPr>
          <w:w w:val="110"/>
        </w:rPr>
        <w:t>rippling</w:t>
      </w:r>
      <w:r>
        <w:rPr>
          <w:spacing w:val="-35"/>
          <w:w w:val="110"/>
        </w:rPr>
        <w:t xml:space="preserve"> </w:t>
      </w:r>
      <w:r>
        <w:rPr>
          <w:w w:val="110"/>
        </w:rPr>
        <w:t>effects</w:t>
      </w:r>
      <w:r>
        <w:rPr>
          <w:spacing w:val="-34"/>
          <w:w w:val="110"/>
        </w:rPr>
        <w:t xml:space="preserve"> </w:t>
      </w:r>
      <w:r>
        <w:rPr>
          <w:w w:val="110"/>
        </w:rPr>
        <w:t>across</w:t>
      </w:r>
      <w:r>
        <w:rPr>
          <w:spacing w:val="-35"/>
          <w:w w:val="110"/>
        </w:rPr>
        <w:t xml:space="preserve"> </w:t>
      </w:r>
      <w:r>
        <w:rPr>
          <w:w w:val="110"/>
        </w:rPr>
        <w:t>the</w:t>
      </w:r>
      <w:r>
        <w:rPr>
          <w:spacing w:val="-34"/>
          <w:w w:val="110"/>
        </w:rPr>
        <w:t xml:space="preserve"> </w:t>
      </w:r>
      <w:r>
        <w:rPr>
          <w:w w:val="110"/>
        </w:rPr>
        <w:t>network.</w:t>
      </w:r>
      <w:r>
        <w:rPr>
          <w:spacing w:val="-34"/>
          <w:w w:val="110"/>
        </w:rPr>
        <w:t xml:space="preserve"> </w:t>
      </w:r>
      <w:r>
        <w:rPr>
          <w:w w:val="110"/>
        </w:rPr>
        <w:t>The</w:t>
      </w:r>
      <w:r>
        <w:rPr>
          <w:spacing w:val="-35"/>
          <w:w w:val="110"/>
        </w:rPr>
        <w:t xml:space="preserve"> </w:t>
      </w:r>
      <w:r>
        <w:rPr>
          <w:w w:val="110"/>
        </w:rPr>
        <w:t>current</w:t>
      </w:r>
      <w:r>
        <w:rPr>
          <w:spacing w:val="-34"/>
          <w:w w:val="110"/>
        </w:rPr>
        <w:t xml:space="preserve"> </w:t>
      </w:r>
      <w:r>
        <w:rPr>
          <w:w w:val="110"/>
        </w:rPr>
        <w:t>approach</w:t>
      </w:r>
      <w:r>
        <w:rPr>
          <w:spacing w:val="-35"/>
          <w:w w:val="110"/>
        </w:rPr>
        <w:t xml:space="preserve"> </w:t>
      </w:r>
      <w:r>
        <w:rPr>
          <w:w w:val="110"/>
        </w:rPr>
        <w:t>is</w:t>
      </w:r>
      <w:r>
        <w:rPr>
          <w:spacing w:val="-34"/>
          <w:w w:val="110"/>
        </w:rPr>
        <w:t xml:space="preserve"> </w:t>
      </w:r>
      <w:r>
        <w:rPr>
          <w:w w:val="110"/>
        </w:rPr>
        <w:t>analogous to</w:t>
      </w:r>
      <w:r>
        <w:rPr>
          <w:spacing w:val="-24"/>
          <w:w w:val="110"/>
        </w:rPr>
        <w:t xml:space="preserve"> </w:t>
      </w:r>
      <w:r>
        <w:rPr>
          <w:w w:val="110"/>
        </w:rPr>
        <w:t>telling</w:t>
      </w:r>
      <w:r>
        <w:rPr>
          <w:spacing w:val="-23"/>
          <w:w w:val="110"/>
        </w:rPr>
        <w:t xml:space="preserve"> </w:t>
      </w:r>
      <w:r>
        <w:rPr>
          <w:w w:val="110"/>
        </w:rPr>
        <w:t>the</w:t>
      </w:r>
      <w:r>
        <w:rPr>
          <w:spacing w:val="-24"/>
          <w:w w:val="110"/>
        </w:rPr>
        <w:t xml:space="preserve"> </w:t>
      </w:r>
      <w:r>
        <w:rPr>
          <w:w w:val="110"/>
        </w:rPr>
        <w:t>story</w:t>
      </w:r>
      <w:r>
        <w:rPr>
          <w:spacing w:val="-23"/>
          <w:w w:val="110"/>
        </w:rPr>
        <w:t xml:space="preserve"> </w:t>
      </w:r>
      <w:r>
        <w:rPr>
          <w:w w:val="110"/>
        </w:rPr>
        <w:t>of</w:t>
      </w:r>
      <w:r>
        <w:rPr>
          <w:spacing w:val="-24"/>
          <w:w w:val="110"/>
        </w:rPr>
        <w:t xml:space="preserve"> </w:t>
      </w:r>
      <w:r>
        <w:rPr>
          <w:w w:val="110"/>
        </w:rPr>
        <w:t>Little</w:t>
      </w:r>
      <w:r>
        <w:rPr>
          <w:spacing w:val="-23"/>
          <w:w w:val="110"/>
        </w:rPr>
        <w:t xml:space="preserve"> </w:t>
      </w:r>
      <w:r>
        <w:rPr>
          <w:w w:val="110"/>
        </w:rPr>
        <w:t>Red</w:t>
      </w:r>
      <w:r>
        <w:rPr>
          <w:spacing w:val="-24"/>
          <w:w w:val="110"/>
        </w:rPr>
        <w:t xml:space="preserve"> </w:t>
      </w:r>
      <w:r>
        <w:rPr>
          <w:w w:val="110"/>
        </w:rPr>
        <w:t>Riding</w:t>
      </w:r>
      <w:r>
        <w:rPr>
          <w:spacing w:val="-23"/>
          <w:w w:val="110"/>
        </w:rPr>
        <w:t xml:space="preserve"> </w:t>
      </w:r>
      <w:r>
        <w:rPr>
          <w:w w:val="110"/>
        </w:rPr>
        <w:t>Hood,</w:t>
      </w:r>
      <w:r>
        <w:rPr>
          <w:spacing w:val="-24"/>
          <w:w w:val="110"/>
        </w:rPr>
        <w:t xml:space="preserve"> </w:t>
      </w:r>
      <w:r>
        <w:rPr>
          <w:w w:val="110"/>
        </w:rPr>
        <w:t>but</w:t>
      </w:r>
      <w:r>
        <w:rPr>
          <w:spacing w:val="-23"/>
          <w:w w:val="110"/>
        </w:rPr>
        <w:t xml:space="preserve"> </w:t>
      </w:r>
      <w:r>
        <w:rPr>
          <w:w w:val="110"/>
        </w:rPr>
        <w:t>only</w:t>
      </w:r>
      <w:r>
        <w:rPr>
          <w:spacing w:val="-24"/>
          <w:w w:val="110"/>
        </w:rPr>
        <w:t xml:space="preserve"> </w:t>
      </w:r>
      <w:r>
        <w:rPr>
          <w:w w:val="110"/>
        </w:rPr>
        <w:t>by</w:t>
      </w:r>
      <w:r>
        <w:rPr>
          <w:spacing w:val="-23"/>
          <w:w w:val="110"/>
        </w:rPr>
        <w:t xml:space="preserve"> </w:t>
      </w:r>
      <w:r>
        <w:rPr>
          <w:w w:val="110"/>
        </w:rPr>
        <w:t>reading</w:t>
      </w:r>
      <w:r>
        <w:rPr>
          <w:spacing w:val="-24"/>
          <w:w w:val="110"/>
        </w:rPr>
        <w:t xml:space="preserve"> </w:t>
      </w:r>
      <w:r>
        <w:rPr>
          <w:w w:val="110"/>
        </w:rPr>
        <w:t>the</w:t>
      </w:r>
      <w:r>
        <w:rPr>
          <w:spacing w:val="-23"/>
          <w:w w:val="110"/>
        </w:rPr>
        <w:t xml:space="preserve"> </w:t>
      </w:r>
      <w:r>
        <w:rPr>
          <w:w w:val="110"/>
        </w:rPr>
        <w:t>20</w:t>
      </w:r>
      <w:r>
        <w:rPr>
          <w:spacing w:val="-24"/>
          <w:w w:val="110"/>
        </w:rPr>
        <w:t xml:space="preserve"> </w:t>
      </w:r>
      <w:r>
        <w:rPr>
          <w:w w:val="110"/>
        </w:rPr>
        <w:t>most</w:t>
      </w:r>
      <w:r>
        <w:rPr>
          <w:spacing w:val="-23"/>
          <w:w w:val="110"/>
        </w:rPr>
        <w:t xml:space="preserve"> </w:t>
      </w:r>
      <w:r>
        <w:rPr>
          <w:w w:val="110"/>
        </w:rPr>
        <w:t>frequent</w:t>
      </w:r>
      <w:r>
        <w:rPr>
          <w:spacing w:val="-24"/>
          <w:w w:val="110"/>
        </w:rPr>
        <w:t xml:space="preserve"> </w:t>
      </w:r>
      <w:r>
        <w:rPr>
          <w:w w:val="110"/>
        </w:rPr>
        <w:t>words</w:t>
      </w:r>
      <w:r>
        <w:rPr>
          <w:spacing w:val="-23"/>
          <w:w w:val="110"/>
        </w:rPr>
        <w:t xml:space="preserve"> </w:t>
      </w:r>
      <w:r>
        <w:rPr>
          <w:w w:val="110"/>
        </w:rPr>
        <w:t>used</w:t>
      </w:r>
      <w:r>
        <w:rPr>
          <w:spacing w:val="-24"/>
          <w:w w:val="110"/>
        </w:rPr>
        <w:t xml:space="preserve"> </w:t>
      </w:r>
      <w:r>
        <w:rPr>
          <w:w w:val="110"/>
        </w:rPr>
        <w:t>in the</w:t>
      </w:r>
      <w:r>
        <w:rPr>
          <w:spacing w:val="-25"/>
          <w:w w:val="110"/>
        </w:rPr>
        <w:t xml:space="preserve"> </w:t>
      </w:r>
      <w:r>
        <w:rPr>
          <w:w w:val="110"/>
        </w:rPr>
        <w:t>study.</w:t>
      </w:r>
      <w:r>
        <w:rPr>
          <w:spacing w:val="-25"/>
          <w:w w:val="110"/>
        </w:rPr>
        <w:t xml:space="preserve"> </w:t>
      </w:r>
      <w:r>
        <w:rPr>
          <w:w w:val="110"/>
        </w:rPr>
        <w:t>Indeed,</w:t>
      </w:r>
      <w:r>
        <w:rPr>
          <w:spacing w:val="-24"/>
          <w:w w:val="110"/>
        </w:rPr>
        <w:t xml:space="preserve"> </w:t>
      </w:r>
      <w:r>
        <w:rPr>
          <w:w w:val="110"/>
        </w:rPr>
        <w:t>doing</w:t>
      </w:r>
      <w:r>
        <w:rPr>
          <w:spacing w:val="-25"/>
          <w:w w:val="110"/>
        </w:rPr>
        <w:t xml:space="preserve"> </w:t>
      </w:r>
      <w:r>
        <w:rPr>
          <w:w w:val="110"/>
        </w:rPr>
        <w:t>so</w:t>
      </w:r>
      <w:r>
        <w:rPr>
          <w:spacing w:val="-24"/>
          <w:w w:val="110"/>
        </w:rPr>
        <w:t xml:space="preserve"> </w:t>
      </w:r>
      <w:r>
        <w:rPr>
          <w:w w:val="110"/>
        </w:rPr>
        <w:t>efficiently</w:t>
      </w:r>
      <w:r>
        <w:rPr>
          <w:spacing w:val="-25"/>
          <w:w w:val="110"/>
        </w:rPr>
        <w:t xml:space="preserve"> </w:t>
      </w:r>
      <w:r>
        <w:rPr>
          <w:w w:val="110"/>
        </w:rPr>
        <w:t>highlights</w:t>
      </w:r>
      <w:r>
        <w:rPr>
          <w:spacing w:val="-24"/>
          <w:w w:val="110"/>
        </w:rPr>
        <w:t xml:space="preserve"> </w:t>
      </w:r>
      <w:r>
        <w:rPr>
          <w:w w:val="110"/>
        </w:rPr>
        <w:t>keywords</w:t>
      </w:r>
      <w:r>
        <w:rPr>
          <w:spacing w:val="-25"/>
          <w:w w:val="110"/>
        </w:rPr>
        <w:t xml:space="preserve"> </w:t>
      </w:r>
      <w:r>
        <w:rPr>
          <w:w w:val="110"/>
        </w:rPr>
        <w:t>like</w:t>
      </w:r>
      <w:r>
        <w:rPr>
          <w:spacing w:val="-24"/>
          <w:w w:val="110"/>
        </w:rPr>
        <w:t xml:space="preserve"> </w:t>
      </w:r>
      <w:r>
        <w:rPr>
          <w:w w:val="110"/>
        </w:rPr>
        <w:t>“wolf”</w:t>
      </w:r>
      <w:r>
        <w:rPr>
          <w:spacing w:val="-25"/>
          <w:w w:val="110"/>
        </w:rPr>
        <w:t xml:space="preserve"> </w:t>
      </w:r>
      <w:r>
        <w:rPr>
          <w:w w:val="110"/>
        </w:rPr>
        <w:t>and</w:t>
      </w:r>
      <w:r>
        <w:rPr>
          <w:spacing w:val="-24"/>
          <w:w w:val="110"/>
        </w:rPr>
        <w:t xml:space="preserve"> </w:t>
      </w:r>
      <w:r>
        <w:rPr>
          <w:w w:val="110"/>
        </w:rPr>
        <w:t>“little</w:t>
      </w:r>
      <w:r>
        <w:rPr>
          <w:spacing w:val="-25"/>
          <w:w w:val="110"/>
        </w:rPr>
        <w:t xml:space="preserve"> </w:t>
      </w:r>
      <w:r>
        <w:rPr>
          <w:w w:val="110"/>
        </w:rPr>
        <w:t>red</w:t>
      </w:r>
      <w:r>
        <w:rPr>
          <w:spacing w:val="-24"/>
          <w:w w:val="110"/>
        </w:rPr>
        <w:t xml:space="preserve"> </w:t>
      </w:r>
      <w:r>
        <w:rPr>
          <w:w w:val="110"/>
        </w:rPr>
        <w:t>riding</w:t>
      </w:r>
      <w:r>
        <w:rPr>
          <w:spacing w:val="-25"/>
          <w:w w:val="110"/>
        </w:rPr>
        <w:t xml:space="preserve"> </w:t>
      </w:r>
      <w:r>
        <w:rPr>
          <w:w w:val="110"/>
        </w:rPr>
        <w:t>hood,”</w:t>
      </w:r>
      <w:r>
        <w:rPr>
          <w:spacing w:val="-25"/>
          <w:w w:val="110"/>
        </w:rPr>
        <w:t xml:space="preserve"> </w:t>
      </w:r>
      <w:r>
        <w:rPr>
          <w:w w:val="110"/>
        </w:rPr>
        <w:t>but also prevents a coherent story from being told and would make it difficult for someone who had never</w:t>
      </w:r>
      <w:r>
        <w:rPr>
          <w:spacing w:val="-24"/>
          <w:w w:val="110"/>
        </w:rPr>
        <w:t xml:space="preserve"> </w:t>
      </w:r>
      <w:r>
        <w:rPr>
          <w:w w:val="110"/>
        </w:rPr>
        <w:t>heard</w:t>
      </w:r>
      <w:r>
        <w:rPr>
          <w:spacing w:val="-23"/>
          <w:w w:val="110"/>
        </w:rPr>
        <w:t xml:space="preserve"> </w:t>
      </w:r>
      <w:r>
        <w:rPr>
          <w:w w:val="110"/>
        </w:rPr>
        <w:t>the</w:t>
      </w:r>
      <w:r>
        <w:rPr>
          <w:spacing w:val="-23"/>
          <w:w w:val="110"/>
        </w:rPr>
        <w:t xml:space="preserve"> </w:t>
      </w:r>
      <w:r>
        <w:rPr>
          <w:w w:val="110"/>
        </w:rPr>
        <w:t>story</w:t>
      </w:r>
      <w:r>
        <w:rPr>
          <w:spacing w:val="-23"/>
          <w:w w:val="110"/>
        </w:rPr>
        <w:t xml:space="preserve"> </w:t>
      </w:r>
      <w:r>
        <w:rPr>
          <w:w w:val="110"/>
        </w:rPr>
        <w:t>of</w:t>
      </w:r>
      <w:r>
        <w:rPr>
          <w:spacing w:val="-23"/>
          <w:w w:val="110"/>
        </w:rPr>
        <w:t xml:space="preserve"> </w:t>
      </w:r>
      <w:r>
        <w:rPr>
          <w:w w:val="110"/>
        </w:rPr>
        <w:t>Little</w:t>
      </w:r>
      <w:r>
        <w:rPr>
          <w:spacing w:val="-23"/>
          <w:w w:val="110"/>
        </w:rPr>
        <w:t xml:space="preserve"> </w:t>
      </w:r>
      <w:r>
        <w:rPr>
          <w:w w:val="110"/>
        </w:rPr>
        <w:t>Red</w:t>
      </w:r>
      <w:r>
        <w:rPr>
          <w:spacing w:val="-23"/>
          <w:w w:val="110"/>
        </w:rPr>
        <w:t xml:space="preserve"> </w:t>
      </w:r>
      <w:r>
        <w:rPr>
          <w:w w:val="110"/>
        </w:rPr>
        <w:t>Riding</w:t>
      </w:r>
      <w:r>
        <w:rPr>
          <w:spacing w:val="-23"/>
          <w:w w:val="110"/>
        </w:rPr>
        <w:t xml:space="preserve"> </w:t>
      </w:r>
      <w:r>
        <w:rPr>
          <w:w w:val="110"/>
        </w:rPr>
        <w:t>Hood</w:t>
      </w:r>
      <w:r>
        <w:rPr>
          <w:spacing w:val="-23"/>
          <w:w w:val="110"/>
        </w:rPr>
        <w:t xml:space="preserve"> </w:t>
      </w:r>
      <w:r>
        <w:rPr>
          <w:w w:val="110"/>
        </w:rPr>
        <w:t>from</w:t>
      </w:r>
      <w:r>
        <w:rPr>
          <w:spacing w:val="-23"/>
          <w:w w:val="110"/>
        </w:rPr>
        <w:t xml:space="preserve"> </w:t>
      </w:r>
      <w:r>
        <w:rPr>
          <w:w w:val="110"/>
        </w:rPr>
        <w:t>comprehending</w:t>
      </w:r>
      <w:r>
        <w:rPr>
          <w:spacing w:val="-23"/>
          <w:w w:val="110"/>
        </w:rPr>
        <w:t xml:space="preserve"> </w:t>
      </w:r>
      <w:r>
        <w:rPr>
          <w:w w:val="110"/>
        </w:rPr>
        <w:t>the</w:t>
      </w:r>
      <w:r>
        <w:rPr>
          <w:spacing w:val="-23"/>
          <w:w w:val="110"/>
        </w:rPr>
        <w:t xml:space="preserve"> </w:t>
      </w:r>
      <w:r>
        <w:rPr>
          <w:w w:val="110"/>
        </w:rPr>
        <w:t>actual</w:t>
      </w:r>
      <w:r>
        <w:rPr>
          <w:spacing w:val="-23"/>
          <w:w w:val="110"/>
        </w:rPr>
        <w:t xml:space="preserve"> </w:t>
      </w:r>
      <w:r>
        <w:rPr>
          <w:w w:val="110"/>
        </w:rPr>
        <w:t>plot</w:t>
      </w:r>
      <w:r>
        <w:rPr>
          <w:spacing w:val="-23"/>
          <w:w w:val="110"/>
        </w:rPr>
        <w:t xml:space="preserve"> </w:t>
      </w:r>
      <w:r>
        <w:rPr>
          <w:w w:val="110"/>
        </w:rPr>
        <w:t xml:space="preserve">(Figure </w:t>
      </w:r>
      <w:hyperlink w:anchor="_bookmark1" w:history="1">
        <w:r>
          <w:rPr>
            <w:color w:val="2195F2"/>
            <w:spacing w:val="4"/>
            <w:w w:val="110"/>
            <w:u w:val="single" w:color="2195F2"/>
          </w:rPr>
          <w:t>2</w:t>
        </w:r>
      </w:hyperlink>
      <w:r>
        <w:rPr>
          <w:spacing w:val="4"/>
          <w:w w:val="110"/>
        </w:rPr>
        <w:t>).</w:t>
      </w:r>
    </w:p>
    <w:p w14:paraId="46DA13C2" w14:textId="77777777" w:rsidR="00617E67" w:rsidRDefault="00E8776B">
      <w:pPr>
        <w:pStyle w:val="BodyText"/>
        <w:spacing w:before="6"/>
        <w:rPr>
          <w:sz w:val="21"/>
        </w:rPr>
      </w:pPr>
      <w:r>
        <w:rPr>
          <w:noProof/>
        </w:rPr>
        <w:drawing>
          <wp:anchor distT="0" distB="0" distL="0" distR="0" simplePos="0" relativeHeight="16" behindDoc="0" locked="0" layoutInCell="1" allowOverlap="1" wp14:anchorId="68A0523F" wp14:editId="69803145">
            <wp:simplePos x="0" y="0"/>
            <wp:positionH relativeFrom="page">
              <wp:posOffset>2327071</wp:posOffset>
            </wp:positionH>
            <wp:positionV relativeFrom="paragraph">
              <wp:posOffset>182128</wp:posOffset>
            </wp:positionV>
            <wp:extent cx="2953705" cy="3717798"/>
            <wp:effectExtent l="0" t="0" r="0" b="0"/>
            <wp:wrapTopAndBottom/>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jpeg"/>
                    <pic:cNvPicPr/>
                  </pic:nvPicPr>
                  <pic:blipFill>
                    <a:blip r:embed="rId10" cstate="print"/>
                    <a:stretch>
                      <a:fillRect/>
                    </a:stretch>
                  </pic:blipFill>
                  <pic:spPr>
                    <a:xfrm>
                      <a:off x="0" y="0"/>
                      <a:ext cx="2953705" cy="3717798"/>
                    </a:xfrm>
                    <a:prstGeom prst="rect">
                      <a:avLst/>
                    </a:prstGeom>
                  </pic:spPr>
                </pic:pic>
              </a:graphicData>
            </a:graphic>
          </wp:anchor>
        </w:drawing>
      </w:r>
    </w:p>
    <w:p w14:paraId="3734C408" w14:textId="77777777" w:rsidR="00617E67" w:rsidRDefault="00E8776B">
      <w:pPr>
        <w:spacing w:before="56" w:line="292" w:lineRule="auto"/>
        <w:ind w:left="119" w:right="368"/>
        <w:rPr>
          <w:sz w:val="18"/>
        </w:rPr>
      </w:pPr>
      <w:bookmarkStart w:id="5" w:name="_bookmark1"/>
      <w:bookmarkEnd w:id="5"/>
      <w:r>
        <w:rPr>
          <w:b/>
          <w:w w:val="110"/>
          <w:sz w:val="18"/>
        </w:rPr>
        <w:t>Figure</w:t>
      </w:r>
      <w:r>
        <w:rPr>
          <w:b/>
          <w:spacing w:val="-15"/>
          <w:w w:val="110"/>
          <w:sz w:val="18"/>
        </w:rPr>
        <w:t xml:space="preserve"> </w:t>
      </w:r>
      <w:r>
        <w:rPr>
          <w:b/>
          <w:w w:val="110"/>
          <w:sz w:val="18"/>
        </w:rPr>
        <w:t>2:</w:t>
      </w:r>
      <w:r>
        <w:rPr>
          <w:b/>
          <w:spacing w:val="-14"/>
          <w:w w:val="110"/>
          <w:sz w:val="18"/>
        </w:rPr>
        <w:t xml:space="preserve"> </w:t>
      </w:r>
      <w:r>
        <w:rPr>
          <w:b/>
          <w:w w:val="110"/>
          <w:sz w:val="18"/>
        </w:rPr>
        <w:t>Word</w:t>
      </w:r>
      <w:r>
        <w:rPr>
          <w:b/>
          <w:spacing w:val="-14"/>
          <w:w w:val="110"/>
          <w:sz w:val="18"/>
        </w:rPr>
        <w:t xml:space="preserve"> </w:t>
      </w:r>
      <w:r>
        <w:rPr>
          <w:b/>
          <w:w w:val="110"/>
          <w:sz w:val="18"/>
        </w:rPr>
        <w:t>cloud</w:t>
      </w:r>
      <w:r>
        <w:rPr>
          <w:b/>
          <w:spacing w:val="-14"/>
          <w:w w:val="110"/>
          <w:sz w:val="18"/>
        </w:rPr>
        <w:t xml:space="preserve"> </w:t>
      </w:r>
      <w:r>
        <w:rPr>
          <w:b/>
          <w:w w:val="110"/>
          <w:sz w:val="18"/>
        </w:rPr>
        <w:t>of</w:t>
      </w:r>
      <w:r>
        <w:rPr>
          <w:b/>
          <w:spacing w:val="-14"/>
          <w:w w:val="110"/>
          <w:sz w:val="18"/>
        </w:rPr>
        <w:t xml:space="preserve"> </w:t>
      </w:r>
      <w:r>
        <w:rPr>
          <w:b/>
          <w:w w:val="110"/>
          <w:sz w:val="18"/>
        </w:rPr>
        <w:t>20</w:t>
      </w:r>
      <w:r>
        <w:rPr>
          <w:b/>
          <w:spacing w:val="-14"/>
          <w:w w:val="110"/>
          <w:sz w:val="18"/>
        </w:rPr>
        <w:t xml:space="preserve"> </w:t>
      </w:r>
      <w:r>
        <w:rPr>
          <w:b/>
          <w:w w:val="110"/>
          <w:sz w:val="18"/>
        </w:rPr>
        <w:t>most</w:t>
      </w:r>
      <w:r>
        <w:rPr>
          <w:b/>
          <w:spacing w:val="-15"/>
          <w:w w:val="110"/>
          <w:sz w:val="18"/>
        </w:rPr>
        <w:t xml:space="preserve"> </w:t>
      </w:r>
      <w:r>
        <w:rPr>
          <w:b/>
          <w:w w:val="110"/>
          <w:sz w:val="18"/>
        </w:rPr>
        <w:t>frequent</w:t>
      </w:r>
      <w:r>
        <w:rPr>
          <w:b/>
          <w:spacing w:val="-14"/>
          <w:w w:val="110"/>
          <w:sz w:val="18"/>
        </w:rPr>
        <w:t xml:space="preserve"> </w:t>
      </w:r>
      <w:r>
        <w:rPr>
          <w:b/>
          <w:w w:val="110"/>
          <w:sz w:val="18"/>
        </w:rPr>
        <w:t>words</w:t>
      </w:r>
      <w:r>
        <w:rPr>
          <w:b/>
          <w:spacing w:val="-14"/>
          <w:w w:val="110"/>
          <w:sz w:val="18"/>
        </w:rPr>
        <w:t xml:space="preserve"> </w:t>
      </w:r>
      <w:r>
        <w:rPr>
          <w:b/>
          <w:w w:val="110"/>
          <w:sz w:val="18"/>
        </w:rPr>
        <w:t>of</w:t>
      </w:r>
      <w:r>
        <w:rPr>
          <w:b/>
          <w:spacing w:val="-14"/>
          <w:w w:val="110"/>
          <w:sz w:val="18"/>
        </w:rPr>
        <w:t xml:space="preserve"> </w:t>
      </w:r>
      <w:r>
        <w:rPr>
          <w:b/>
          <w:w w:val="110"/>
          <w:sz w:val="18"/>
        </w:rPr>
        <w:t>phrases</w:t>
      </w:r>
      <w:r>
        <w:rPr>
          <w:b/>
          <w:spacing w:val="-14"/>
          <w:w w:val="110"/>
          <w:sz w:val="18"/>
        </w:rPr>
        <w:t xml:space="preserve"> </w:t>
      </w:r>
      <w:r>
        <w:rPr>
          <w:b/>
          <w:w w:val="110"/>
          <w:sz w:val="18"/>
        </w:rPr>
        <w:t>in</w:t>
      </w:r>
      <w:r>
        <w:rPr>
          <w:b/>
          <w:spacing w:val="-14"/>
          <w:w w:val="110"/>
          <w:sz w:val="18"/>
        </w:rPr>
        <w:t xml:space="preserve"> </w:t>
      </w:r>
      <w:r>
        <w:rPr>
          <w:b/>
          <w:w w:val="110"/>
          <w:sz w:val="18"/>
        </w:rPr>
        <w:t>the</w:t>
      </w:r>
      <w:r>
        <w:rPr>
          <w:b/>
          <w:spacing w:val="-15"/>
          <w:w w:val="110"/>
          <w:sz w:val="18"/>
        </w:rPr>
        <w:t xml:space="preserve"> </w:t>
      </w:r>
      <w:r>
        <w:rPr>
          <w:b/>
          <w:w w:val="110"/>
          <w:sz w:val="18"/>
        </w:rPr>
        <w:t>story</w:t>
      </w:r>
      <w:r>
        <w:rPr>
          <w:b/>
          <w:spacing w:val="-14"/>
          <w:w w:val="110"/>
          <w:sz w:val="18"/>
        </w:rPr>
        <w:t xml:space="preserve"> </w:t>
      </w:r>
      <w:r>
        <w:rPr>
          <w:b/>
          <w:w w:val="110"/>
          <w:sz w:val="18"/>
        </w:rPr>
        <w:t>of</w:t>
      </w:r>
      <w:r>
        <w:rPr>
          <w:b/>
          <w:spacing w:val="-14"/>
          <w:w w:val="110"/>
          <w:sz w:val="18"/>
        </w:rPr>
        <w:t xml:space="preserve"> </w:t>
      </w:r>
      <w:r>
        <w:rPr>
          <w:b/>
          <w:w w:val="110"/>
          <w:sz w:val="18"/>
        </w:rPr>
        <w:t>Little</w:t>
      </w:r>
      <w:r>
        <w:rPr>
          <w:b/>
          <w:spacing w:val="-14"/>
          <w:w w:val="110"/>
          <w:sz w:val="18"/>
        </w:rPr>
        <w:t xml:space="preserve"> </w:t>
      </w:r>
      <w:r>
        <w:rPr>
          <w:b/>
          <w:w w:val="110"/>
          <w:sz w:val="18"/>
        </w:rPr>
        <w:t>Red</w:t>
      </w:r>
      <w:r>
        <w:rPr>
          <w:b/>
          <w:spacing w:val="-14"/>
          <w:w w:val="110"/>
          <w:sz w:val="18"/>
        </w:rPr>
        <w:t xml:space="preserve"> </w:t>
      </w:r>
      <w:r>
        <w:rPr>
          <w:b/>
          <w:w w:val="110"/>
          <w:sz w:val="18"/>
        </w:rPr>
        <w:t>Riding</w:t>
      </w:r>
      <w:r>
        <w:rPr>
          <w:b/>
          <w:spacing w:val="-14"/>
          <w:w w:val="110"/>
          <w:sz w:val="18"/>
        </w:rPr>
        <w:t xml:space="preserve"> </w:t>
      </w:r>
      <w:r>
        <w:rPr>
          <w:b/>
          <w:w w:val="110"/>
          <w:sz w:val="18"/>
        </w:rPr>
        <w:t>Hood.</w:t>
      </w:r>
      <w:r>
        <w:rPr>
          <w:b/>
          <w:spacing w:val="-14"/>
          <w:w w:val="110"/>
          <w:sz w:val="18"/>
        </w:rPr>
        <w:t xml:space="preserve"> </w:t>
      </w:r>
      <w:r>
        <w:rPr>
          <w:w w:val="110"/>
          <w:sz w:val="18"/>
        </w:rPr>
        <w:t>Text</w:t>
      </w:r>
      <w:r>
        <w:rPr>
          <w:spacing w:val="-15"/>
          <w:w w:val="110"/>
          <w:sz w:val="18"/>
        </w:rPr>
        <w:t xml:space="preserve"> </w:t>
      </w:r>
      <w:r>
        <w:rPr>
          <w:w w:val="110"/>
          <w:sz w:val="18"/>
        </w:rPr>
        <w:t>taken from</w:t>
      </w:r>
      <w:r>
        <w:rPr>
          <w:spacing w:val="-9"/>
          <w:w w:val="110"/>
          <w:sz w:val="18"/>
        </w:rPr>
        <w:t xml:space="preserve"> </w:t>
      </w:r>
      <w:r>
        <w:rPr>
          <w:w w:val="110"/>
          <w:sz w:val="18"/>
        </w:rPr>
        <w:t>the</w:t>
      </w:r>
      <w:r>
        <w:rPr>
          <w:spacing w:val="-9"/>
          <w:w w:val="110"/>
          <w:sz w:val="18"/>
        </w:rPr>
        <w:t xml:space="preserve"> </w:t>
      </w:r>
      <w:r>
        <w:rPr>
          <w:w w:val="110"/>
          <w:sz w:val="18"/>
        </w:rPr>
        <w:t>original</w:t>
      </w:r>
      <w:r>
        <w:rPr>
          <w:spacing w:val="-9"/>
          <w:w w:val="110"/>
          <w:sz w:val="18"/>
        </w:rPr>
        <w:t xml:space="preserve"> </w:t>
      </w:r>
      <w:r>
        <w:rPr>
          <w:w w:val="110"/>
          <w:sz w:val="18"/>
        </w:rPr>
        <w:t>telling</w:t>
      </w:r>
      <w:r>
        <w:rPr>
          <w:spacing w:val="-9"/>
          <w:w w:val="110"/>
          <w:sz w:val="18"/>
        </w:rPr>
        <w:t xml:space="preserve"> </w:t>
      </w:r>
      <w:r>
        <w:rPr>
          <w:w w:val="110"/>
          <w:sz w:val="18"/>
        </w:rPr>
        <w:t>of</w:t>
      </w:r>
      <w:r>
        <w:rPr>
          <w:spacing w:val="-9"/>
          <w:w w:val="110"/>
          <w:sz w:val="18"/>
        </w:rPr>
        <w:t xml:space="preserve"> </w:t>
      </w:r>
      <w:r>
        <w:rPr>
          <w:w w:val="110"/>
          <w:sz w:val="18"/>
        </w:rPr>
        <w:t>Little</w:t>
      </w:r>
      <w:r>
        <w:rPr>
          <w:spacing w:val="-9"/>
          <w:w w:val="110"/>
          <w:sz w:val="18"/>
        </w:rPr>
        <w:t xml:space="preserve"> </w:t>
      </w:r>
      <w:r>
        <w:rPr>
          <w:w w:val="110"/>
          <w:sz w:val="18"/>
        </w:rPr>
        <w:t>Red</w:t>
      </w:r>
      <w:r>
        <w:rPr>
          <w:spacing w:val="-9"/>
          <w:w w:val="110"/>
          <w:sz w:val="18"/>
        </w:rPr>
        <w:t xml:space="preserve"> </w:t>
      </w:r>
      <w:r>
        <w:rPr>
          <w:w w:val="110"/>
          <w:sz w:val="18"/>
        </w:rPr>
        <w:t>Riding</w:t>
      </w:r>
      <w:r>
        <w:rPr>
          <w:spacing w:val="-9"/>
          <w:w w:val="110"/>
          <w:sz w:val="18"/>
        </w:rPr>
        <w:t xml:space="preserve"> </w:t>
      </w:r>
      <w:r>
        <w:rPr>
          <w:w w:val="110"/>
          <w:sz w:val="18"/>
        </w:rPr>
        <w:t>Hood</w:t>
      </w:r>
      <w:r>
        <w:rPr>
          <w:spacing w:val="-9"/>
          <w:w w:val="110"/>
          <w:sz w:val="18"/>
        </w:rPr>
        <w:t xml:space="preserve"> </w:t>
      </w:r>
      <w:r>
        <w:rPr>
          <w:w w:val="110"/>
          <w:sz w:val="18"/>
        </w:rPr>
        <w:t>by</w:t>
      </w:r>
      <w:r>
        <w:rPr>
          <w:spacing w:val="-9"/>
          <w:w w:val="110"/>
          <w:sz w:val="18"/>
        </w:rPr>
        <w:t xml:space="preserve"> </w:t>
      </w:r>
      <w:r>
        <w:rPr>
          <w:w w:val="110"/>
          <w:sz w:val="18"/>
        </w:rPr>
        <w:t>Charles</w:t>
      </w:r>
      <w:r>
        <w:rPr>
          <w:spacing w:val="-9"/>
          <w:w w:val="110"/>
          <w:sz w:val="18"/>
        </w:rPr>
        <w:t xml:space="preserve"> </w:t>
      </w:r>
      <w:r>
        <w:rPr>
          <w:w w:val="110"/>
          <w:sz w:val="18"/>
        </w:rPr>
        <w:t>Perrault.</w:t>
      </w:r>
      <w:r>
        <w:rPr>
          <w:spacing w:val="-9"/>
          <w:w w:val="110"/>
          <w:sz w:val="18"/>
        </w:rPr>
        <w:t xml:space="preserve"> </w:t>
      </w:r>
      <w:r>
        <w:rPr>
          <w:w w:val="110"/>
          <w:sz w:val="18"/>
        </w:rPr>
        <w:t>Words</w:t>
      </w:r>
      <w:r>
        <w:rPr>
          <w:spacing w:val="-9"/>
          <w:w w:val="110"/>
          <w:sz w:val="18"/>
        </w:rPr>
        <w:t xml:space="preserve"> </w:t>
      </w:r>
      <w:r>
        <w:rPr>
          <w:w w:val="110"/>
          <w:sz w:val="18"/>
        </w:rPr>
        <w:t>and</w:t>
      </w:r>
      <w:r>
        <w:rPr>
          <w:spacing w:val="-9"/>
          <w:w w:val="110"/>
          <w:sz w:val="18"/>
        </w:rPr>
        <w:t xml:space="preserve"> </w:t>
      </w:r>
      <w:r>
        <w:rPr>
          <w:w w:val="110"/>
          <w:sz w:val="18"/>
        </w:rPr>
        <w:t>phrases</w:t>
      </w:r>
      <w:r>
        <w:rPr>
          <w:spacing w:val="-9"/>
          <w:w w:val="110"/>
          <w:sz w:val="18"/>
        </w:rPr>
        <w:t xml:space="preserve"> </w:t>
      </w:r>
      <w:r>
        <w:rPr>
          <w:w w:val="110"/>
          <w:sz w:val="18"/>
        </w:rPr>
        <w:t>derived</w:t>
      </w:r>
      <w:r>
        <w:rPr>
          <w:spacing w:val="-9"/>
          <w:w w:val="110"/>
          <w:sz w:val="18"/>
        </w:rPr>
        <w:t xml:space="preserve"> </w:t>
      </w:r>
      <w:r>
        <w:rPr>
          <w:w w:val="110"/>
          <w:sz w:val="18"/>
        </w:rPr>
        <w:t>using</w:t>
      </w:r>
      <w:r>
        <w:rPr>
          <w:spacing w:val="-9"/>
          <w:w w:val="110"/>
          <w:sz w:val="18"/>
        </w:rPr>
        <w:t xml:space="preserve"> </w:t>
      </w:r>
      <w:r>
        <w:rPr>
          <w:w w:val="110"/>
          <w:sz w:val="18"/>
        </w:rPr>
        <w:t>[</w:t>
      </w:r>
      <w:r>
        <w:rPr>
          <w:spacing w:val="-26"/>
          <w:w w:val="110"/>
          <w:sz w:val="18"/>
        </w:rPr>
        <w:t xml:space="preserve"> </w:t>
      </w:r>
      <w:hyperlink w:anchor="_bookmark9" w:history="1">
        <w:r>
          <w:rPr>
            <w:color w:val="2195F2"/>
            <w:spacing w:val="4"/>
            <w:w w:val="110"/>
            <w:sz w:val="18"/>
            <w:u w:val="single" w:color="2195F2"/>
          </w:rPr>
          <w:t>2</w:t>
        </w:r>
      </w:hyperlink>
      <w:r>
        <w:rPr>
          <w:spacing w:val="4"/>
          <w:w w:val="110"/>
          <w:sz w:val="18"/>
        </w:rPr>
        <w:t>].</w:t>
      </w:r>
      <w:r>
        <w:rPr>
          <w:spacing w:val="-9"/>
          <w:w w:val="110"/>
          <w:sz w:val="18"/>
        </w:rPr>
        <w:t xml:space="preserve"> </w:t>
      </w:r>
      <w:r>
        <w:rPr>
          <w:w w:val="110"/>
          <w:sz w:val="18"/>
        </w:rPr>
        <w:t>Outline derived</w:t>
      </w:r>
      <w:r>
        <w:rPr>
          <w:spacing w:val="-9"/>
          <w:w w:val="110"/>
          <w:sz w:val="18"/>
        </w:rPr>
        <w:t xml:space="preserve"> </w:t>
      </w:r>
      <w:r>
        <w:rPr>
          <w:w w:val="110"/>
          <w:sz w:val="18"/>
        </w:rPr>
        <w:t>from</w:t>
      </w:r>
      <w:r>
        <w:rPr>
          <w:spacing w:val="-8"/>
          <w:w w:val="110"/>
          <w:sz w:val="18"/>
        </w:rPr>
        <w:t xml:space="preserve"> </w:t>
      </w:r>
      <w:r>
        <w:rPr>
          <w:w w:val="110"/>
          <w:sz w:val="18"/>
        </w:rPr>
        <w:t>the</w:t>
      </w:r>
      <w:r>
        <w:rPr>
          <w:spacing w:val="-8"/>
          <w:w w:val="110"/>
          <w:sz w:val="18"/>
        </w:rPr>
        <w:t xml:space="preserve"> </w:t>
      </w:r>
      <w:r>
        <w:rPr>
          <w:w w:val="110"/>
          <w:sz w:val="18"/>
        </w:rPr>
        <w:t>piece,</w:t>
      </w:r>
      <w:r>
        <w:rPr>
          <w:spacing w:val="-8"/>
          <w:w w:val="110"/>
          <w:sz w:val="18"/>
        </w:rPr>
        <w:t xml:space="preserve"> </w:t>
      </w:r>
      <w:r>
        <w:rPr>
          <w:w w:val="110"/>
          <w:sz w:val="18"/>
        </w:rPr>
        <w:t>“Little</w:t>
      </w:r>
      <w:r>
        <w:rPr>
          <w:spacing w:val="-9"/>
          <w:w w:val="110"/>
          <w:sz w:val="18"/>
        </w:rPr>
        <w:t xml:space="preserve"> </w:t>
      </w:r>
      <w:r>
        <w:rPr>
          <w:w w:val="110"/>
          <w:sz w:val="18"/>
        </w:rPr>
        <w:t>Red</w:t>
      </w:r>
      <w:r>
        <w:rPr>
          <w:spacing w:val="-8"/>
          <w:w w:val="110"/>
          <w:sz w:val="18"/>
        </w:rPr>
        <w:t xml:space="preserve"> </w:t>
      </w:r>
      <w:r>
        <w:rPr>
          <w:w w:val="110"/>
          <w:sz w:val="18"/>
        </w:rPr>
        <w:t>Riding</w:t>
      </w:r>
      <w:r>
        <w:rPr>
          <w:spacing w:val="-8"/>
          <w:w w:val="110"/>
          <w:sz w:val="18"/>
        </w:rPr>
        <w:t xml:space="preserve"> </w:t>
      </w:r>
      <w:r>
        <w:rPr>
          <w:w w:val="110"/>
          <w:sz w:val="18"/>
        </w:rPr>
        <w:t>Hood”</w:t>
      </w:r>
      <w:r>
        <w:rPr>
          <w:spacing w:val="-8"/>
          <w:w w:val="110"/>
          <w:sz w:val="18"/>
        </w:rPr>
        <w:t xml:space="preserve"> </w:t>
      </w:r>
      <w:r>
        <w:rPr>
          <w:w w:val="110"/>
          <w:sz w:val="18"/>
        </w:rPr>
        <w:t>by</w:t>
      </w:r>
      <w:r>
        <w:rPr>
          <w:spacing w:val="-8"/>
          <w:w w:val="110"/>
          <w:sz w:val="18"/>
        </w:rPr>
        <w:t xml:space="preserve"> </w:t>
      </w:r>
      <w:r>
        <w:rPr>
          <w:w w:val="110"/>
          <w:sz w:val="18"/>
        </w:rPr>
        <w:t>J.W.</w:t>
      </w:r>
      <w:r>
        <w:rPr>
          <w:spacing w:val="-9"/>
          <w:w w:val="110"/>
          <w:sz w:val="18"/>
        </w:rPr>
        <w:t xml:space="preserve"> </w:t>
      </w:r>
      <w:r>
        <w:rPr>
          <w:w w:val="110"/>
          <w:sz w:val="18"/>
        </w:rPr>
        <w:t>Smith.</w:t>
      </w:r>
    </w:p>
    <w:p w14:paraId="7E51367A" w14:textId="77777777" w:rsidR="00617E67" w:rsidRDefault="00617E67">
      <w:pPr>
        <w:pStyle w:val="BodyText"/>
        <w:spacing w:before="10"/>
        <w:rPr>
          <w:sz w:val="25"/>
        </w:rPr>
      </w:pPr>
    </w:p>
    <w:p w14:paraId="0CA3E2C8" w14:textId="77777777" w:rsidR="00617E67" w:rsidRDefault="00E8776B">
      <w:pPr>
        <w:pStyle w:val="BodyText"/>
        <w:spacing w:line="280" w:lineRule="auto"/>
        <w:ind w:left="120" w:right="210"/>
      </w:pPr>
      <w:r>
        <w:rPr>
          <w:w w:val="105"/>
        </w:rPr>
        <w:t xml:space="preserve">Several computational tools have emerged </w:t>
      </w:r>
      <w:del w:id="6" w:author="James Cox" w:date="2020-06-10T11:58:00Z">
        <w:r w:rsidDel="00E8776B">
          <w:rPr>
            <w:w w:val="105"/>
          </w:rPr>
          <w:delText xml:space="preserve">over the past decade </w:delText>
        </w:r>
      </w:del>
      <w:r>
        <w:rPr>
          <w:w w:val="105"/>
        </w:rPr>
        <w:t>and become popular</w:t>
      </w:r>
      <w:ins w:id="7" w:author="James Cox" w:date="2020-06-10T11:58:00Z">
        <w:r>
          <w:rPr>
            <w:w w:val="105"/>
          </w:rPr>
          <w:t xml:space="preserve"> </w:t>
        </w:r>
        <w:r w:rsidRPr="00E8776B">
          <w:rPr>
            <w:w w:val="105"/>
          </w:rPr>
          <w:t>over the past decade</w:t>
        </w:r>
      </w:ins>
      <w:r>
        <w:rPr>
          <w:w w:val="105"/>
        </w:rPr>
        <w:t xml:space="preserve"> for their focus on attempting to resolve these issues in data contextualization. We will highlight four, and while </w:t>
      </w:r>
      <w:del w:id="8" w:author="James Cox" w:date="2020-06-10T12:00:00Z">
        <w:r w:rsidDel="00E8776B">
          <w:rPr>
            <w:w w:val="105"/>
          </w:rPr>
          <w:delText xml:space="preserve"> </w:delText>
        </w:r>
      </w:del>
      <w:r>
        <w:rPr>
          <w:w w:val="105"/>
        </w:rPr>
        <w:t xml:space="preserve">others exist, we focus on tools representative and most popular for their respective properties. First is </w:t>
      </w:r>
      <w:proofErr w:type="spellStart"/>
      <w:r>
        <w:rPr>
          <w:w w:val="105"/>
        </w:rPr>
        <w:t>MetaboAnalyst</w:t>
      </w:r>
      <w:proofErr w:type="spellEnd"/>
      <w:r>
        <w:rPr>
          <w:w w:val="105"/>
        </w:rPr>
        <w:t xml:space="preserve">, which relies largely on set enrichment methods for analysis of data, or looking at the belongingness of sets of significantly changed </w:t>
      </w:r>
      <w:proofErr w:type="spellStart"/>
      <w:r>
        <w:rPr>
          <w:w w:val="105"/>
        </w:rPr>
        <w:t>analytes</w:t>
      </w:r>
      <w:proofErr w:type="spellEnd"/>
      <w:r>
        <w:rPr>
          <w:w w:val="105"/>
        </w:rPr>
        <w:t xml:space="preserve"> (i.e., metabolite, protein, or gene measurements), for extracting interesting information. While network visualization is available, it focuses primarily on interaction networks, and its ability to extract regulatory information is limited, particularly in an automated fashion [ </w:t>
      </w:r>
      <w:hyperlink w:anchor="_bookmark10" w:history="1">
        <w:r>
          <w:rPr>
            <w:color w:val="2195F2"/>
            <w:spacing w:val="8"/>
            <w:w w:val="105"/>
            <w:u w:val="single" w:color="2195F2"/>
          </w:rPr>
          <w:t>3</w:t>
        </w:r>
      </w:hyperlink>
      <w:r>
        <w:rPr>
          <w:spacing w:val="8"/>
          <w:w w:val="105"/>
        </w:rPr>
        <w:t>,</w:t>
      </w:r>
      <w:hyperlink w:anchor="_bookmark11" w:history="1">
        <w:r>
          <w:rPr>
            <w:color w:val="2195F2"/>
            <w:spacing w:val="8"/>
            <w:w w:val="105"/>
            <w:u w:val="single" w:color="2195F2"/>
          </w:rPr>
          <w:t>4</w:t>
        </w:r>
      </w:hyperlink>
      <w:r>
        <w:rPr>
          <w:spacing w:val="8"/>
          <w:w w:val="105"/>
        </w:rPr>
        <w:t xml:space="preserve">]. </w:t>
      </w:r>
      <w:r>
        <w:rPr>
          <w:w w:val="105"/>
        </w:rPr>
        <w:t xml:space="preserve">Second is </w:t>
      </w:r>
      <w:proofErr w:type="spellStart"/>
      <w:r>
        <w:rPr>
          <w:w w:val="105"/>
        </w:rPr>
        <w:t>Cytoscape</w:t>
      </w:r>
      <w:proofErr w:type="spellEnd"/>
      <w:r>
        <w:rPr>
          <w:w w:val="105"/>
        </w:rPr>
        <w:t xml:space="preserve">, which serves as a general go-to platform for representing biological or other networks. One strength of </w:t>
      </w:r>
      <w:proofErr w:type="spellStart"/>
      <w:r>
        <w:rPr>
          <w:w w:val="105"/>
        </w:rPr>
        <w:t>Cytoscape</w:t>
      </w:r>
      <w:proofErr w:type="spellEnd"/>
      <w:r>
        <w:rPr>
          <w:w w:val="105"/>
        </w:rPr>
        <w:t xml:space="preserve"> is the ability to design apps or plug-ins to develop customized analyses. However, comprehensive regulatory identification methods are unavailable </w:t>
      </w:r>
      <w:r>
        <w:rPr>
          <w:spacing w:val="8"/>
          <w:w w:val="105"/>
        </w:rPr>
        <w:t>[</w:t>
      </w:r>
      <w:hyperlink w:anchor="_bookmark12" w:history="1">
        <w:r>
          <w:rPr>
            <w:color w:val="2195F2"/>
            <w:spacing w:val="8"/>
            <w:w w:val="105"/>
            <w:u w:val="single" w:color="2195F2"/>
          </w:rPr>
          <w:t>5</w:t>
        </w:r>
      </w:hyperlink>
      <w:r>
        <w:rPr>
          <w:spacing w:val="8"/>
          <w:w w:val="105"/>
        </w:rPr>
        <w:t xml:space="preserve">]. </w:t>
      </w:r>
      <w:proofErr w:type="spellStart"/>
      <w:r>
        <w:rPr>
          <w:w w:val="105"/>
        </w:rPr>
        <w:t>MetExplore</w:t>
      </w:r>
      <w:proofErr w:type="spellEnd"/>
      <w:r>
        <w:rPr>
          <w:w w:val="105"/>
        </w:rPr>
        <w:t xml:space="preserve"> focuses on the curation of networks and</w:t>
      </w:r>
      <w:r>
        <w:rPr>
          <w:spacing w:val="-41"/>
          <w:w w:val="105"/>
        </w:rPr>
        <w:t xml:space="preserve"> </w:t>
      </w:r>
      <w:r>
        <w:rPr>
          <w:w w:val="105"/>
        </w:rPr>
        <w:t>is</w:t>
      </w:r>
    </w:p>
    <w:p w14:paraId="063FBAE6" w14:textId="77777777" w:rsidR="00617E67" w:rsidRDefault="00617E67">
      <w:pPr>
        <w:spacing w:line="280" w:lineRule="auto"/>
        <w:sectPr w:rsidR="00617E67">
          <w:pgSz w:w="11900" w:h="16820"/>
          <w:pgMar w:top="640" w:right="600" w:bottom="280" w:left="600" w:header="720" w:footer="720" w:gutter="0"/>
          <w:cols w:space="720"/>
        </w:sectPr>
      </w:pPr>
    </w:p>
    <w:p w14:paraId="55F1AB6C" w14:textId="77777777" w:rsidR="00617E67" w:rsidRDefault="00E8776B">
      <w:pPr>
        <w:pStyle w:val="BodyText"/>
        <w:spacing w:before="107" w:line="280" w:lineRule="auto"/>
        <w:ind w:left="120"/>
      </w:pPr>
      <w:r>
        <w:rPr>
          <w:noProof/>
        </w:rPr>
        <w:lastRenderedPageBreak/>
        <w:drawing>
          <wp:anchor distT="0" distB="0" distL="0" distR="0" simplePos="0" relativeHeight="250388480" behindDoc="1" locked="0" layoutInCell="1" allowOverlap="1" wp14:anchorId="75EF23F7" wp14:editId="7243BD41">
            <wp:simplePos x="0" y="0"/>
            <wp:positionH relativeFrom="page">
              <wp:posOffset>0</wp:posOffset>
            </wp:positionH>
            <wp:positionV relativeFrom="page">
              <wp:posOffset>0</wp:posOffset>
            </wp:positionV>
            <wp:extent cx="7556500" cy="106807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rPr>
        <w:t>particularly useful for collaborative annotation of emerging organisms. It additionally can layer experimental</w:t>
      </w:r>
      <w:r>
        <w:rPr>
          <w:spacing w:val="-33"/>
          <w:w w:val="110"/>
        </w:rPr>
        <w:t xml:space="preserve"> </w:t>
      </w:r>
      <w:r>
        <w:rPr>
          <w:w w:val="110"/>
        </w:rPr>
        <w:t>data</w:t>
      </w:r>
      <w:r>
        <w:rPr>
          <w:spacing w:val="-32"/>
          <w:w w:val="110"/>
        </w:rPr>
        <w:t xml:space="preserve"> </w:t>
      </w:r>
      <w:r>
        <w:rPr>
          <w:w w:val="110"/>
        </w:rPr>
        <w:t>on</w:t>
      </w:r>
      <w:r>
        <w:rPr>
          <w:spacing w:val="-33"/>
          <w:w w:val="110"/>
        </w:rPr>
        <w:t xml:space="preserve"> </w:t>
      </w:r>
      <w:r>
        <w:rPr>
          <w:w w:val="110"/>
        </w:rPr>
        <w:t>the</w:t>
      </w:r>
      <w:r>
        <w:rPr>
          <w:spacing w:val="-32"/>
          <w:w w:val="110"/>
        </w:rPr>
        <w:t xml:space="preserve"> </w:t>
      </w:r>
      <w:r>
        <w:rPr>
          <w:w w:val="110"/>
        </w:rPr>
        <w:t>network</w:t>
      </w:r>
      <w:r>
        <w:rPr>
          <w:spacing w:val="-33"/>
          <w:w w:val="110"/>
        </w:rPr>
        <w:t xml:space="preserve"> </w:t>
      </w:r>
      <w:r>
        <w:rPr>
          <w:w w:val="110"/>
        </w:rPr>
        <w:t>for</w:t>
      </w:r>
      <w:r>
        <w:rPr>
          <w:spacing w:val="-32"/>
          <w:w w:val="110"/>
        </w:rPr>
        <w:t xml:space="preserve"> </w:t>
      </w:r>
      <w:r>
        <w:rPr>
          <w:w w:val="110"/>
        </w:rPr>
        <w:t>visualization</w:t>
      </w:r>
      <w:r>
        <w:rPr>
          <w:spacing w:val="-32"/>
          <w:w w:val="110"/>
        </w:rPr>
        <w:t xml:space="preserve"> </w:t>
      </w:r>
      <w:r>
        <w:rPr>
          <w:w w:val="110"/>
        </w:rPr>
        <w:t>[</w:t>
      </w:r>
      <w:r>
        <w:rPr>
          <w:spacing w:val="-51"/>
          <w:w w:val="110"/>
        </w:rPr>
        <w:t xml:space="preserve"> </w:t>
      </w:r>
      <w:hyperlink w:anchor="_bookmark13" w:history="1">
        <w:r>
          <w:rPr>
            <w:color w:val="2195F2"/>
            <w:spacing w:val="8"/>
            <w:w w:val="110"/>
            <w:u w:val="single" w:color="2195F2"/>
          </w:rPr>
          <w:t>6</w:t>
        </w:r>
      </w:hyperlink>
      <w:r>
        <w:rPr>
          <w:spacing w:val="8"/>
          <w:w w:val="110"/>
        </w:rPr>
        <w:t>,</w:t>
      </w:r>
      <w:hyperlink w:anchor="_bookmark14" w:history="1">
        <w:r>
          <w:rPr>
            <w:color w:val="2195F2"/>
            <w:spacing w:val="8"/>
            <w:w w:val="110"/>
            <w:u w:val="single" w:color="2195F2"/>
          </w:rPr>
          <w:t>7</w:t>
        </w:r>
      </w:hyperlink>
      <w:r>
        <w:rPr>
          <w:spacing w:val="8"/>
          <w:w w:val="110"/>
        </w:rPr>
        <w:t>].</w:t>
      </w:r>
      <w:r>
        <w:rPr>
          <w:spacing w:val="-33"/>
          <w:w w:val="110"/>
        </w:rPr>
        <w:t xml:space="preserve"> </w:t>
      </w:r>
      <w:proofErr w:type="spellStart"/>
      <w:r>
        <w:rPr>
          <w:w w:val="110"/>
        </w:rPr>
        <w:t>Reactome</w:t>
      </w:r>
      <w:proofErr w:type="spellEnd"/>
      <w:r>
        <w:rPr>
          <w:w w:val="110"/>
        </w:rPr>
        <w:t>,</w:t>
      </w:r>
      <w:r>
        <w:rPr>
          <w:spacing w:val="-32"/>
          <w:w w:val="110"/>
        </w:rPr>
        <w:t xml:space="preserve"> </w:t>
      </w:r>
      <w:r>
        <w:rPr>
          <w:w w:val="110"/>
        </w:rPr>
        <w:t>which</w:t>
      </w:r>
      <w:r>
        <w:rPr>
          <w:spacing w:val="-33"/>
          <w:w w:val="110"/>
        </w:rPr>
        <w:t xml:space="preserve"> </w:t>
      </w:r>
      <w:proofErr w:type="spellStart"/>
      <w:r>
        <w:rPr>
          <w:w w:val="110"/>
        </w:rPr>
        <w:t>Metaboverse</w:t>
      </w:r>
      <w:proofErr w:type="spellEnd"/>
      <w:r>
        <w:rPr>
          <w:spacing w:val="-32"/>
          <w:w w:val="110"/>
        </w:rPr>
        <w:t xml:space="preserve"> </w:t>
      </w:r>
      <w:r>
        <w:rPr>
          <w:w w:val="110"/>
        </w:rPr>
        <w:t>uses</w:t>
      </w:r>
      <w:r>
        <w:rPr>
          <w:spacing w:val="-32"/>
          <w:w w:val="110"/>
        </w:rPr>
        <w:t xml:space="preserve"> </w:t>
      </w:r>
      <w:r>
        <w:rPr>
          <w:w w:val="110"/>
        </w:rPr>
        <w:t>for</w:t>
      </w:r>
      <w:r>
        <w:rPr>
          <w:spacing w:val="-33"/>
          <w:w w:val="110"/>
        </w:rPr>
        <w:t xml:space="preserve"> </w:t>
      </w:r>
      <w:r>
        <w:rPr>
          <w:w w:val="110"/>
        </w:rPr>
        <w:t>the curation of biological networks, also offers analytical tools for user data, but again relies on set enrichment</w:t>
      </w:r>
      <w:r>
        <w:rPr>
          <w:spacing w:val="-27"/>
          <w:w w:val="110"/>
        </w:rPr>
        <w:t xml:space="preserve"> </w:t>
      </w:r>
      <w:r>
        <w:rPr>
          <w:w w:val="110"/>
        </w:rPr>
        <w:t>or</w:t>
      </w:r>
      <w:r>
        <w:rPr>
          <w:spacing w:val="-27"/>
          <w:w w:val="110"/>
        </w:rPr>
        <w:t xml:space="preserve"> </w:t>
      </w:r>
      <w:r>
        <w:rPr>
          <w:w w:val="110"/>
        </w:rPr>
        <w:t>manual</w:t>
      </w:r>
      <w:r>
        <w:rPr>
          <w:spacing w:val="-27"/>
          <w:w w:val="110"/>
        </w:rPr>
        <w:t xml:space="preserve"> </w:t>
      </w:r>
      <w:r>
        <w:rPr>
          <w:w w:val="110"/>
        </w:rPr>
        <w:t>methods</w:t>
      </w:r>
      <w:r>
        <w:rPr>
          <w:spacing w:val="-27"/>
          <w:w w:val="110"/>
        </w:rPr>
        <w:t xml:space="preserve"> </w:t>
      </w:r>
      <w:r>
        <w:rPr>
          <w:w w:val="110"/>
        </w:rPr>
        <w:t>for</w:t>
      </w:r>
      <w:r>
        <w:rPr>
          <w:spacing w:val="-27"/>
          <w:w w:val="110"/>
        </w:rPr>
        <w:t xml:space="preserve"> </w:t>
      </w:r>
      <w:r>
        <w:rPr>
          <w:w w:val="110"/>
        </w:rPr>
        <w:t>identifying</w:t>
      </w:r>
      <w:r>
        <w:rPr>
          <w:spacing w:val="-27"/>
          <w:w w:val="110"/>
        </w:rPr>
        <w:t xml:space="preserve"> </w:t>
      </w:r>
      <w:r>
        <w:rPr>
          <w:w w:val="110"/>
        </w:rPr>
        <w:t>patterns.</w:t>
      </w:r>
      <w:r>
        <w:rPr>
          <w:spacing w:val="-26"/>
          <w:w w:val="110"/>
        </w:rPr>
        <w:t xml:space="preserve"> </w:t>
      </w:r>
      <w:r>
        <w:rPr>
          <w:w w:val="110"/>
        </w:rPr>
        <w:t>While</w:t>
      </w:r>
      <w:r>
        <w:rPr>
          <w:spacing w:val="-27"/>
          <w:w w:val="110"/>
        </w:rPr>
        <w:t xml:space="preserve"> </w:t>
      </w:r>
      <w:r>
        <w:rPr>
          <w:w w:val="110"/>
        </w:rPr>
        <w:t>all</w:t>
      </w:r>
      <w:r>
        <w:rPr>
          <w:spacing w:val="-27"/>
          <w:w w:val="110"/>
        </w:rPr>
        <w:t xml:space="preserve"> </w:t>
      </w:r>
      <w:r>
        <w:rPr>
          <w:w w:val="110"/>
        </w:rPr>
        <w:t>have</w:t>
      </w:r>
      <w:r>
        <w:rPr>
          <w:spacing w:val="-27"/>
          <w:w w:val="110"/>
        </w:rPr>
        <w:t xml:space="preserve"> </w:t>
      </w:r>
      <w:r>
        <w:rPr>
          <w:w w:val="110"/>
        </w:rPr>
        <w:t>their</w:t>
      </w:r>
      <w:r>
        <w:rPr>
          <w:spacing w:val="-27"/>
          <w:w w:val="110"/>
        </w:rPr>
        <w:t xml:space="preserve"> </w:t>
      </w:r>
      <w:r>
        <w:rPr>
          <w:w w:val="110"/>
        </w:rPr>
        <w:t>respective</w:t>
      </w:r>
      <w:r>
        <w:rPr>
          <w:spacing w:val="-27"/>
          <w:w w:val="110"/>
        </w:rPr>
        <w:t xml:space="preserve"> </w:t>
      </w:r>
      <w:r>
        <w:rPr>
          <w:w w:val="110"/>
        </w:rPr>
        <w:t>utility,</w:t>
      </w:r>
      <w:r>
        <w:rPr>
          <w:spacing w:val="-27"/>
          <w:w w:val="110"/>
        </w:rPr>
        <w:t xml:space="preserve"> </w:t>
      </w:r>
      <w:r>
        <w:rPr>
          <w:w w:val="110"/>
        </w:rPr>
        <w:t>there</w:t>
      </w:r>
      <w:r>
        <w:rPr>
          <w:spacing w:val="-26"/>
          <w:w w:val="110"/>
        </w:rPr>
        <w:t xml:space="preserve"> </w:t>
      </w:r>
      <w:r>
        <w:rPr>
          <w:w w:val="110"/>
        </w:rPr>
        <w:t>is still</w:t>
      </w:r>
      <w:r>
        <w:rPr>
          <w:spacing w:val="-32"/>
          <w:w w:val="110"/>
        </w:rPr>
        <w:t xml:space="preserve"> </w:t>
      </w:r>
      <w:r>
        <w:rPr>
          <w:w w:val="110"/>
        </w:rPr>
        <w:t>a</w:t>
      </w:r>
      <w:r>
        <w:rPr>
          <w:spacing w:val="-31"/>
          <w:w w:val="110"/>
        </w:rPr>
        <w:t xml:space="preserve"> </w:t>
      </w:r>
      <w:r>
        <w:rPr>
          <w:w w:val="110"/>
        </w:rPr>
        <w:t>need</w:t>
      </w:r>
      <w:r>
        <w:rPr>
          <w:spacing w:val="-32"/>
          <w:w w:val="110"/>
        </w:rPr>
        <w:t xml:space="preserve"> </w:t>
      </w:r>
      <w:r>
        <w:rPr>
          <w:w w:val="110"/>
        </w:rPr>
        <w:t>for</w:t>
      </w:r>
      <w:r>
        <w:rPr>
          <w:spacing w:val="-31"/>
          <w:w w:val="110"/>
        </w:rPr>
        <w:t xml:space="preserve"> </w:t>
      </w:r>
      <w:r>
        <w:rPr>
          <w:w w:val="110"/>
        </w:rPr>
        <w:t>tools</w:t>
      </w:r>
      <w:r>
        <w:rPr>
          <w:spacing w:val="-32"/>
          <w:w w:val="110"/>
        </w:rPr>
        <w:t xml:space="preserve"> </w:t>
      </w:r>
      <w:r>
        <w:rPr>
          <w:w w:val="110"/>
        </w:rPr>
        <w:t>that</w:t>
      </w:r>
      <w:r>
        <w:rPr>
          <w:spacing w:val="-31"/>
          <w:w w:val="110"/>
        </w:rPr>
        <w:t xml:space="preserve"> </w:t>
      </w:r>
      <w:r>
        <w:rPr>
          <w:w w:val="110"/>
        </w:rPr>
        <w:t>automate</w:t>
      </w:r>
      <w:r>
        <w:rPr>
          <w:spacing w:val="-32"/>
          <w:w w:val="110"/>
        </w:rPr>
        <w:t xml:space="preserve"> </w:t>
      </w:r>
      <w:r>
        <w:rPr>
          <w:w w:val="110"/>
        </w:rPr>
        <w:t>pattern</w:t>
      </w:r>
      <w:r>
        <w:rPr>
          <w:spacing w:val="-31"/>
          <w:w w:val="110"/>
        </w:rPr>
        <w:t xml:space="preserve"> </w:t>
      </w:r>
      <w:r>
        <w:rPr>
          <w:w w:val="110"/>
        </w:rPr>
        <w:t>and</w:t>
      </w:r>
      <w:r>
        <w:rPr>
          <w:spacing w:val="-32"/>
          <w:w w:val="110"/>
        </w:rPr>
        <w:t xml:space="preserve"> </w:t>
      </w:r>
      <w:r>
        <w:rPr>
          <w:w w:val="110"/>
        </w:rPr>
        <w:t>trend</w:t>
      </w:r>
      <w:r>
        <w:rPr>
          <w:spacing w:val="-31"/>
          <w:w w:val="110"/>
        </w:rPr>
        <w:t xml:space="preserve"> </w:t>
      </w:r>
      <w:r>
        <w:rPr>
          <w:w w:val="110"/>
        </w:rPr>
        <w:t>detection,</w:t>
      </w:r>
      <w:r>
        <w:rPr>
          <w:spacing w:val="-32"/>
          <w:w w:val="110"/>
        </w:rPr>
        <w:t xml:space="preserve"> </w:t>
      </w:r>
      <w:r>
        <w:rPr>
          <w:w w:val="110"/>
        </w:rPr>
        <w:t>especially</w:t>
      </w:r>
      <w:r>
        <w:rPr>
          <w:spacing w:val="-31"/>
          <w:w w:val="110"/>
        </w:rPr>
        <w:t xml:space="preserve"> </w:t>
      </w:r>
      <w:r>
        <w:rPr>
          <w:w w:val="110"/>
        </w:rPr>
        <w:t>when</w:t>
      </w:r>
      <w:r>
        <w:rPr>
          <w:spacing w:val="-32"/>
          <w:w w:val="110"/>
        </w:rPr>
        <w:t xml:space="preserve"> </w:t>
      </w:r>
      <w:r>
        <w:rPr>
          <w:w w:val="110"/>
        </w:rPr>
        <w:t>data</w:t>
      </w:r>
      <w:r>
        <w:rPr>
          <w:spacing w:val="-31"/>
          <w:w w:val="110"/>
        </w:rPr>
        <w:t xml:space="preserve"> </w:t>
      </w:r>
      <w:r>
        <w:rPr>
          <w:w w:val="110"/>
        </w:rPr>
        <w:t>is</w:t>
      </w:r>
      <w:r>
        <w:rPr>
          <w:spacing w:val="-32"/>
          <w:w w:val="110"/>
        </w:rPr>
        <w:t xml:space="preserve"> </w:t>
      </w:r>
      <w:r>
        <w:rPr>
          <w:w w:val="110"/>
        </w:rPr>
        <w:t>sparse,</w:t>
      </w:r>
      <w:r>
        <w:rPr>
          <w:spacing w:val="-31"/>
          <w:w w:val="110"/>
        </w:rPr>
        <w:t xml:space="preserve"> </w:t>
      </w:r>
      <w:r>
        <w:rPr>
          <w:w w:val="110"/>
        </w:rPr>
        <w:t>across metabolic</w:t>
      </w:r>
      <w:r>
        <w:rPr>
          <w:spacing w:val="-17"/>
          <w:w w:val="110"/>
        </w:rPr>
        <w:t xml:space="preserve"> </w:t>
      </w:r>
      <w:r>
        <w:rPr>
          <w:w w:val="110"/>
        </w:rPr>
        <w:t>networks</w:t>
      </w:r>
      <w:r>
        <w:rPr>
          <w:spacing w:val="-16"/>
          <w:w w:val="110"/>
        </w:rPr>
        <w:t xml:space="preserve"> </w:t>
      </w:r>
      <w:r>
        <w:rPr>
          <w:w w:val="110"/>
        </w:rPr>
        <w:t>in</w:t>
      </w:r>
      <w:r>
        <w:rPr>
          <w:spacing w:val="-16"/>
          <w:w w:val="110"/>
        </w:rPr>
        <w:t xml:space="preserve"> </w:t>
      </w:r>
      <w:r>
        <w:rPr>
          <w:w w:val="110"/>
        </w:rPr>
        <w:t>order</w:t>
      </w:r>
      <w:r>
        <w:rPr>
          <w:spacing w:val="-16"/>
          <w:w w:val="110"/>
        </w:rPr>
        <w:t xml:space="preserve"> </w:t>
      </w:r>
      <w:r>
        <w:rPr>
          <w:w w:val="110"/>
        </w:rPr>
        <w:t>to</w:t>
      </w:r>
      <w:r>
        <w:rPr>
          <w:spacing w:val="-16"/>
          <w:w w:val="110"/>
        </w:rPr>
        <w:t xml:space="preserve"> </w:t>
      </w:r>
      <w:r>
        <w:rPr>
          <w:w w:val="110"/>
        </w:rPr>
        <w:t>extract</w:t>
      </w:r>
      <w:r>
        <w:rPr>
          <w:spacing w:val="-16"/>
          <w:w w:val="110"/>
        </w:rPr>
        <w:t xml:space="preserve"> </w:t>
      </w:r>
      <w:r>
        <w:rPr>
          <w:w w:val="110"/>
        </w:rPr>
        <w:t>regulatory</w:t>
      </w:r>
      <w:r>
        <w:rPr>
          <w:spacing w:val="-16"/>
          <w:w w:val="110"/>
        </w:rPr>
        <w:t xml:space="preserve"> </w:t>
      </w:r>
      <w:r>
        <w:rPr>
          <w:w w:val="110"/>
        </w:rPr>
        <w:t>and</w:t>
      </w:r>
      <w:r>
        <w:rPr>
          <w:spacing w:val="-16"/>
          <w:w w:val="110"/>
        </w:rPr>
        <w:t xml:space="preserve"> </w:t>
      </w:r>
      <w:r>
        <w:rPr>
          <w:w w:val="110"/>
        </w:rPr>
        <w:t>other</w:t>
      </w:r>
      <w:r>
        <w:rPr>
          <w:spacing w:val="-16"/>
          <w:w w:val="110"/>
        </w:rPr>
        <w:t xml:space="preserve"> </w:t>
      </w:r>
      <w:r>
        <w:rPr>
          <w:w w:val="110"/>
        </w:rPr>
        <w:t>features</w:t>
      </w:r>
      <w:r>
        <w:rPr>
          <w:spacing w:val="-16"/>
          <w:w w:val="110"/>
        </w:rPr>
        <w:t xml:space="preserve"> </w:t>
      </w:r>
      <w:r>
        <w:rPr>
          <w:w w:val="110"/>
        </w:rPr>
        <w:t>from</w:t>
      </w:r>
      <w:r>
        <w:rPr>
          <w:spacing w:val="-16"/>
          <w:w w:val="110"/>
        </w:rPr>
        <w:t xml:space="preserve"> </w:t>
      </w:r>
      <w:r>
        <w:rPr>
          <w:w w:val="110"/>
        </w:rPr>
        <w:t>data</w:t>
      </w:r>
      <w:r>
        <w:rPr>
          <w:spacing w:val="-16"/>
          <w:w w:val="110"/>
        </w:rPr>
        <w:t xml:space="preserve"> </w:t>
      </w:r>
      <w:r>
        <w:rPr>
          <w:w w:val="110"/>
        </w:rPr>
        <w:t>[</w:t>
      </w:r>
      <w:r>
        <w:rPr>
          <w:spacing w:val="-41"/>
          <w:w w:val="110"/>
        </w:rPr>
        <w:t xml:space="preserve"> </w:t>
      </w:r>
      <w:hyperlink w:anchor="_bookmark15" w:history="1">
        <w:r>
          <w:rPr>
            <w:color w:val="2195F2"/>
            <w:spacing w:val="8"/>
            <w:w w:val="110"/>
            <w:u w:val="single" w:color="2195F2"/>
          </w:rPr>
          <w:t>8</w:t>
        </w:r>
      </w:hyperlink>
      <w:r>
        <w:rPr>
          <w:spacing w:val="8"/>
          <w:w w:val="110"/>
        </w:rPr>
        <w:t>,</w:t>
      </w:r>
      <w:hyperlink w:anchor="_bookmark16" w:history="1">
        <w:r>
          <w:rPr>
            <w:color w:val="2195F2"/>
            <w:spacing w:val="8"/>
            <w:w w:val="110"/>
            <w:u w:val="single" w:color="2195F2"/>
          </w:rPr>
          <w:t>9</w:t>
        </w:r>
      </w:hyperlink>
      <w:r>
        <w:rPr>
          <w:spacing w:val="8"/>
          <w:w w:val="110"/>
        </w:rPr>
        <w:t>,</w:t>
      </w:r>
      <w:hyperlink w:anchor="_bookmark17" w:history="1">
        <w:r>
          <w:rPr>
            <w:color w:val="2195F2"/>
            <w:spacing w:val="8"/>
            <w:w w:val="110"/>
            <w:u w:val="single" w:color="2195F2"/>
          </w:rPr>
          <w:t>10</w:t>
        </w:r>
      </w:hyperlink>
      <w:r>
        <w:rPr>
          <w:spacing w:val="8"/>
          <w:w w:val="110"/>
        </w:rPr>
        <w:t>].</w:t>
      </w:r>
    </w:p>
    <w:p w14:paraId="334A2BF9" w14:textId="77777777" w:rsidR="00617E67" w:rsidRDefault="00617E67">
      <w:pPr>
        <w:pStyle w:val="BodyText"/>
        <w:spacing w:before="8"/>
        <w:rPr>
          <w:sz w:val="26"/>
        </w:rPr>
      </w:pPr>
    </w:p>
    <w:p w14:paraId="3F85ABD9" w14:textId="77777777" w:rsidR="00617E67" w:rsidRDefault="00E8776B">
      <w:pPr>
        <w:pStyle w:val="BodyText"/>
        <w:spacing w:line="280" w:lineRule="auto"/>
        <w:ind w:left="120" w:right="254"/>
      </w:pPr>
      <w:r>
        <w:rPr>
          <w:w w:val="105"/>
        </w:rPr>
        <w:t xml:space="preserve">To address these limitations in current conventions of metabolic data analysis, contextualization, and interpretation, we created the operating-system-independent desktop application, </w:t>
      </w:r>
      <w:proofErr w:type="spellStart"/>
      <w:r>
        <w:rPr>
          <w:w w:val="105"/>
        </w:rPr>
        <w:t>Metaboverse</w:t>
      </w:r>
      <w:proofErr w:type="spellEnd"/>
      <w:r>
        <w:rPr>
          <w:w w:val="105"/>
        </w:rPr>
        <w:t xml:space="preserve">, to aid users in filling in and expanding upon the details of their model’s metabolic story. </w:t>
      </w:r>
      <w:proofErr w:type="spellStart"/>
      <w:r>
        <w:rPr>
          <w:w w:val="105"/>
        </w:rPr>
        <w:t>Metaboverse</w:t>
      </w:r>
      <w:proofErr w:type="spellEnd"/>
      <w:r>
        <w:rPr>
          <w:w w:val="105"/>
        </w:rPr>
        <w:t xml:space="preserve"> is an interactive tool for exploratory data analysis that searches user data in the context of the metabolic network to identify unusual patterns and trends within the data. </w:t>
      </w:r>
      <w:proofErr w:type="spellStart"/>
      <w:r>
        <w:rPr>
          <w:w w:val="105"/>
        </w:rPr>
        <w:t>Metaboverse</w:t>
      </w:r>
      <w:proofErr w:type="spellEnd"/>
      <w:r>
        <w:rPr>
          <w:w w:val="105"/>
        </w:rPr>
        <w:t xml:space="preserve"> will aid scientists in formulating new hypotheses from their data and </w:t>
      </w:r>
      <w:del w:id="9" w:author="James Cox" w:date="2020-06-10T12:02:00Z">
        <w:r w:rsidDel="00E8776B">
          <w:rPr>
            <w:w w:val="105"/>
          </w:rPr>
          <w:delText xml:space="preserve">aid them </w:delText>
        </w:r>
      </w:del>
      <w:r>
        <w:rPr>
          <w:w w:val="105"/>
        </w:rPr>
        <w:t xml:space="preserve">in designing follow-up experiments for a deeper understanding of their model. </w:t>
      </w:r>
      <w:proofErr w:type="spellStart"/>
      <w:r>
        <w:rPr>
          <w:w w:val="105"/>
        </w:rPr>
        <w:t>Metaboverse</w:t>
      </w:r>
      <w:proofErr w:type="spellEnd"/>
      <w:r>
        <w:rPr>
          <w:w w:val="105"/>
        </w:rPr>
        <w:t xml:space="preserve"> operates across the entire metabolic network to quickly and automatically detect patterns and trends from a pre-designed pattern library or can accept interactive input from the user. They can then define specific patterns or trends</w:t>
      </w:r>
      <w:r>
        <w:rPr>
          <w:spacing w:val="-7"/>
          <w:w w:val="105"/>
        </w:rPr>
        <w:t xml:space="preserve"> </w:t>
      </w:r>
      <w:r>
        <w:rPr>
          <w:w w:val="105"/>
        </w:rPr>
        <w:t>they</w:t>
      </w:r>
      <w:r>
        <w:rPr>
          <w:spacing w:val="-6"/>
          <w:w w:val="105"/>
        </w:rPr>
        <w:t xml:space="preserve"> </w:t>
      </w:r>
      <w:r>
        <w:rPr>
          <w:w w:val="105"/>
        </w:rPr>
        <w:t>would</w:t>
      </w:r>
      <w:r>
        <w:rPr>
          <w:spacing w:val="-6"/>
          <w:w w:val="105"/>
        </w:rPr>
        <w:t xml:space="preserve"> </w:t>
      </w:r>
      <w:r>
        <w:rPr>
          <w:w w:val="105"/>
        </w:rPr>
        <w:t>like</w:t>
      </w:r>
      <w:r>
        <w:rPr>
          <w:spacing w:val="-7"/>
          <w:w w:val="105"/>
        </w:rPr>
        <w:t xml:space="preserve"> </w:t>
      </w:r>
      <w:r>
        <w:rPr>
          <w:w w:val="105"/>
        </w:rPr>
        <w:t>to</w:t>
      </w:r>
      <w:r>
        <w:rPr>
          <w:spacing w:val="-6"/>
          <w:w w:val="105"/>
        </w:rPr>
        <w:t xml:space="preserve"> </w:t>
      </w:r>
      <w:r>
        <w:rPr>
          <w:w w:val="105"/>
        </w:rPr>
        <w:t>identify</w:t>
      </w:r>
      <w:r>
        <w:rPr>
          <w:spacing w:val="-6"/>
          <w:w w:val="105"/>
        </w:rPr>
        <w:t xml:space="preserve"> </w:t>
      </w:r>
      <w:r>
        <w:rPr>
          <w:w w:val="105"/>
        </w:rPr>
        <w:t>across</w:t>
      </w:r>
      <w:r>
        <w:rPr>
          <w:spacing w:val="-6"/>
          <w:w w:val="105"/>
        </w:rPr>
        <w:t xml:space="preserve"> </w:t>
      </w:r>
      <w:r>
        <w:rPr>
          <w:w w:val="105"/>
        </w:rPr>
        <w:t>the</w:t>
      </w:r>
      <w:r>
        <w:rPr>
          <w:spacing w:val="-7"/>
          <w:w w:val="105"/>
        </w:rPr>
        <w:t xml:space="preserve"> </w:t>
      </w:r>
      <w:r>
        <w:rPr>
          <w:w w:val="105"/>
        </w:rPr>
        <w:t>global</w:t>
      </w:r>
      <w:r>
        <w:rPr>
          <w:spacing w:val="-6"/>
          <w:w w:val="105"/>
        </w:rPr>
        <w:t xml:space="preserve"> </w:t>
      </w:r>
      <w:r>
        <w:rPr>
          <w:w w:val="105"/>
        </w:rPr>
        <w:t>metabolic</w:t>
      </w:r>
      <w:r>
        <w:rPr>
          <w:spacing w:val="-6"/>
          <w:w w:val="105"/>
        </w:rPr>
        <w:t xml:space="preserve"> </w:t>
      </w:r>
      <w:r>
        <w:rPr>
          <w:w w:val="105"/>
        </w:rPr>
        <w:t>network.</w:t>
      </w:r>
    </w:p>
    <w:p w14:paraId="061E8D1C" w14:textId="77777777" w:rsidR="00617E67" w:rsidRDefault="00617E67">
      <w:pPr>
        <w:pStyle w:val="BodyText"/>
        <w:rPr>
          <w:sz w:val="27"/>
        </w:rPr>
      </w:pPr>
    </w:p>
    <w:p w14:paraId="5D182683" w14:textId="77777777" w:rsidR="00617E67" w:rsidRDefault="00E8776B">
      <w:pPr>
        <w:pStyle w:val="BodyText"/>
        <w:spacing w:line="280" w:lineRule="auto"/>
        <w:ind w:left="120"/>
      </w:pPr>
      <w:r>
        <w:rPr>
          <w:w w:val="110"/>
        </w:rPr>
        <w:t>To</w:t>
      </w:r>
      <w:r>
        <w:rPr>
          <w:spacing w:val="-29"/>
          <w:w w:val="110"/>
        </w:rPr>
        <w:t xml:space="preserve"> </w:t>
      </w:r>
      <w:r>
        <w:rPr>
          <w:w w:val="110"/>
        </w:rPr>
        <w:t>provide</w:t>
      </w:r>
      <w:r>
        <w:rPr>
          <w:spacing w:val="-29"/>
          <w:w w:val="110"/>
        </w:rPr>
        <w:t xml:space="preserve"> </w:t>
      </w:r>
      <w:r>
        <w:rPr>
          <w:w w:val="110"/>
        </w:rPr>
        <w:t>a</w:t>
      </w:r>
      <w:r>
        <w:rPr>
          <w:spacing w:val="-28"/>
          <w:w w:val="110"/>
        </w:rPr>
        <w:t xml:space="preserve"> </w:t>
      </w:r>
      <w:r>
        <w:rPr>
          <w:w w:val="110"/>
        </w:rPr>
        <w:t>platform</w:t>
      </w:r>
      <w:r>
        <w:rPr>
          <w:spacing w:val="-29"/>
          <w:w w:val="110"/>
        </w:rPr>
        <w:t xml:space="preserve"> </w:t>
      </w:r>
      <w:r>
        <w:rPr>
          <w:w w:val="110"/>
        </w:rPr>
        <w:t>for</w:t>
      </w:r>
      <w:r>
        <w:rPr>
          <w:spacing w:val="-29"/>
          <w:w w:val="110"/>
        </w:rPr>
        <w:t xml:space="preserve"> </w:t>
      </w:r>
      <w:r>
        <w:rPr>
          <w:w w:val="110"/>
        </w:rPr>
        <w:t>the</w:t>
      </w:r>
      <w:r>
        <w:rPr>
          <w:spacing w:val="-28"/>
          <w:w w:val="110"/>
        </w:rPr>
        <w:t xml:space="preserve"> </w:t>
      </w:r>
      <w:r>
        <w:rPr>
          <w:w w:val="110"/>
        </w:rPr>
        <w:t>exploration</w:t>
      </w:r>
      <w:r>
        <w:rPr>
          <w:spacing w:val="-29"/>
          <w:w w:val="110"/>
        </w:rPr>
        <w:t xml:space="preserve"> </w:t>
      </w:r>
      <w:r>
        <w:rPr>
          <w:w w:val="110"/>
        </w:rPr>
        <w:t>of</w:t>
      </w:r>
      <w:r>
        <w:rPr>
          <w:spacing w:val="-29"/>
          <w:w w:val="110"/>
        </w:rPr>
        <w:t xml:space="preserve"> </w:t>
      </w:r>
      <w:r>
        <w:rPr>
          <w:w w:val="110"/>
        </w:rPr>
        <w:t>single</w:t>
      </w:r>
      <w:r>
        <w:rPr>
          <w:spacing w:val="-28"/>
          <w:w w:val="110"/>
        </w:rPr>
        <w:t xml:space="preserve"> </w:t>
      </w:r>
      <w:r>
        <w:rPr>
          <w:w w:val="110"/>
        </w:rPr>
        <w:t>or</w:t>
      </w:r>
      <w:r>
        <w:rPr>
          <w:spacing w:val="-29"/>
          <w:w w:val="110"/>
        </w:rPr>
        <w:t xml:space="preserve"> </w:t>
      </w:r>
      <w:r>
        <w:rPr>
          <w:w w:val="110"/>
        </w:rPr>
        <w:t>multi-</w:t>
      </w:r>
      <w:proofErr w:type="spellStart"/>
      <w:r>
        <w:rPr>
          <w:w w:val="110"/>
        </w:rPr>
        <w:t>omic</w:t>
      </w:r>
      <w:proofErr w:type="spellEnd"/>
      <w:r>
        <w:rPr>
          <w:spacing w:val="-29"/>
          <w:w w:val="110"/>
        </w:rPr>
        <w:t xml:space="preserve"> </w:t>
      </w:r>
      <w:r>
        <w:rPr>
          <w:w w:val="110"/>
        </w:rPr>
        <w:t>metabolic</w:t>
      </w:r>
      <w:r>
        <w:rPr>
          <w:spacing w:val="-28"/>
          <w:w w:val="110"/>
        </w:rPr>
        <w:t xml:space="preserve"> </w:t>
      </w:r>
      <w:r>
        <w:rPr>
          <w:w w:val="110"/>
        </w:rPr>
        <w:t>data,</w:t>
      </w:r>
      <w:r>
        <w:rPr>
          <w:spacing w:val="-29"/>
          <w:w w:val="110"/>
        </w:rPr>
        <w:t xml:space="preserve"> </w:t>
      </w:r>
      <w:r>
        <w:rPr>
          <w:w w:val="110"/>
        </w:rPr>
        <w:t>we</w:t>
      </w:r>
      <w:r>
        <w:rPr>
          <w:spacing w:val="-29"/>
          <w:w w:val="110"/>
        </w:rPr>
        <w:t xml:space="preserve"> </w:t>
      </w:r>
      <w:r>
        <w:rPr>
          <w:w w:val="110"/>
        </w:rPr>
        <w:t>developed</w:t>
      </w:r>
      <w:r>
        <w:rPr>
          <w:spacing w:val="-28"/>
          <w:w w:val="110"/>
        </w:rPr>
        <w:t xml:space="preserve"> </w:t>
      </w:r>
      <w:r>
        <w:rPr>
          <w:w w:val="110"/>
        </w:rPr>
        <w:t>several computational</w:t>
      </w:r>
      <w:r>
        <w:rPr>
          <w:spacing w:val="-34"/>
          <w:w w:val="110"/>
        </w:rPr>
        <w:t xml:space="preserve"> </w:t>
      </w:r>
      <w:r>
        <w:rPr>
          <w:w w:val="110"/>
        </w:rPr>
        <w:t>features</w:t>
      </w:r>
      <w:r>
        <w:rPr>
          <w:spacing w:val="-33"/>
          <w:w w:val="110"/>
        </w:rPr>
        <w:t xml:space="preserve"> </w:t>
      </w:r>
      <w:r>
        <w:rPr>
          <w:w w:val="110"/>
        </w:rPr>
        <w:t>to</w:t>
      </w:r>
      <w:r>
        <w:rPr>
          <w:spacing w:val="-34"/>
          <w:w w:val="110"/>
        </w:rPr>
        <w:t xml:space="preserve"> </w:t>
      </w:r>
      <w:r>
        <w:rPr>
          <w:w w:val="110"/>
        </w:rPr>
        <w:t>aid</w:t>
      </w:r>
      <w:r>
        <w:rPr>
          <w:spacing w:val="-33"/>
          <w:w w:val="110"/>
        </w:rPr>
        <w:t xml:space="preserve"> </w:t>
      </w:r>
      <w:r>
        <w:rPr>
          <w:w w:val="110"/>
        </w:rPr>
        <w:t>in</w:t>
      </w:r>
      <w:r>
        <w:rPr>
          <w:spacing w:val="-33"/>
          <w:w w:val="110"/>
        </w:rPr>
        <w:t xml:space="preserve"> </w:t>
      </w:r>
      <w:r>
        <w:rPr>
          <w:w w:val="110"/>
        </w:rPr>
        <w:t>the</w:t>
      </w:r>
      <w:r>
        <w:rPr>
          <w:spacing w:val="-34"/>
          <w:w w:val="110"/>
        </w:rPr>
        <w:t xml:space="preserve"> </w:t>
      </w:r>
      <w:r>
        <w:rPr>
          <w:w w:val="110"/>
        </w:rPr>
        <w:t>aims</w:t>
      </w:r>
      <w:r>
        <w:rPr>
          <w:spacing w:val="-33"/>
          <w:w w:val="110"/>
        </w:rPr>
        <w:t xml:space="preserve"> </w:t>
      </w:r>
      <w:r>
        <w:rPr>
          <w:w w:val="110"/>
        </w:rPr>
        <w:t>discussed</w:t>
      </w:r>
      <w:r>
        <w:rPr>
          <w:spacing w:val="-34"/>
          <w:w w:val="110"/>
        </w:rPr>
        <w:t xml:space="preserve"> </w:t>
      </w:r>
      <w:r>
        <w:rPr>
          <w:w w:val="110"/>
        </w:rPr>
        <w:t>above.</w:t>
      </w:r>
      <w:r>
        <w:rPr>
          <w:spacing w:val="-33"/>
          <w:w w:val="110"/>
        </w:rPr>
        <w:t xml:space="preserve"> </w:t>
      </w:r>
      <w:r>
        <w:rPr>
          <w:w w:val="110"/>
        </w:rPr>
        <w:t>We</w:t>
      </w:r>
      <w:r>
        <w:rPr>
          <w:spacing w:val="-33"/>
          <w:w w:val="110"/>
        </w:rPr>
        <w:t xml:space="preserve"> </w:t>
      </w:r>
      <w:r>
        <w:rPr>
          <w:w w:val="110"/>
        </w:rPr>
        <w:t>developed</w:t>
      </w:r>
      <w:r>
        <w:rPr>
          <w:spacing w:val="-34"/>
          <w:w w:val="110"/>
        </w:rPr>
        <w:t xml:space="preserve"> </w:t>
      </w:r>
      <w:r>
        <w:rPr>
          <w:w w:val="110"/>
        </w:rPr>
        <w:t>a</w:t>
      </w:r>
      <w:r>
        <w:rPr>
          <w:spacing w:val="-33"/>
          <w:w w:val="110"/>
        </w:rPr>
        <w:t xml:space="preserve"> </w:t>
      </w:r>
      <w:r>
        <w:rPr>
          <w:w w:val="110"/>
        </w:rPr>
        <w:t>pattern</w:t>
      </w:r>
      <w:r>
        <w:rPr>
          <w:spacing w:val="-34"/>
          <w:w w:val="110"/>
        </w:rPr>
        <w:t xml:space="preserve"> </w:t>
      </w:r>
      <w:r>
        <w:rPr>
          <w:w w:val="110"/>
        </w:rPr>
        <w:t>search</w:t>
      </w:r>
      <w:r>
        <w:rPr>
          <w:spacing w:val="-33"/>
          <w:w w:val="110"/>
        </w:rPr>
        <w:t xml:space="preserve"> </w:t>
      </w:r>
      <w:r>
        <w:rPr>
          <w:w w:val="110"/>
        </w:rPr>
        <w:t>engine</w:t>
      </w:r>
      <w:r>
        <w:rPr>
          <w:spacing w:val="-33"/>
          <w:w w:val="110"/>
        </w:rPr>
        <w:t xml:space="preserve"> </w:t>
      </w:r>
      <w:r>
        <w:rPr>
          <w:w w:val="110"/>
        </w:rPr>
        <w:t>for the</w:t>
      </w:r>
      <w:r>
        <w:rPr>
          <w:spacing w:val="-23"/>
          <w:w w:val="110"/>
        </w:rPr>
        <w:t xml:space="preserve"> </w:t>
      </w:r>
      <w:r>
        <w:rPr>
          <w:w w:val="110"/>
        </w:rPr>
        <w:t>rapid</w:t>
      </w:r>
      <w:r>
        <w:rPr>
          <w:spacing w:val="-23"/>
          <w:w w:val="110"/>
        </w:rPr>
        <w:t xml:space="preserve"> </w:t>
      </w:r>
      <w:r>
        <w:rPr>
          <w:w w:val="110"/>
        </w:rPr>
        <w:t>and</w:t>
      </w:r>
      <w:r>
        <w:rPr>
          <w:spacing w:val="-23"/>
          <w:w w:val="110"/>
        </w:rPr>
        <w:t xml:space="preserve"> </w:t>
      </w:r>
      <w:r>
        <w:rPr>
          <w:w w:val="110"/>
        </w:rPr>
        <w:t>automated</w:t>
      </w:r>
      <w:r>
        <w:rPr>
          <w:spacing w:val="-23"/>
          <w:w w:val="110"/>
        </w:rPr>
        <w:t xml:space="preserve"> </w:t>
      </w:r>
      <w:r>
        <w:rPr>
          <w:w w:val="110"/>
        </w:rPr>
        <w:t>identification</w:t>
      </w:r>
      <w:r>
        <w:rPr>
          <w:spacing w:val="-22"/>
          <w:w w:val="110"/>
        </w:rPr>
        <w:t xml:space="preserve"> </w:t>
      </w:r>
      <w:r>
        <w:rPr>
          <w:w w:val="110"/>
        </w:rPr>
        <w:t>of</w:t>
      </w:r>
      <w:r>
        <w:rPr>
          <w:spacing w:val="-23"/>
          <w:w w:val="110"/>
        </w:rPr>
        <w:t xml:space="preserve"> </w:t>
      </w:r>
      <w:r>
        <w:rPr>
          <w:w w:val="110"/>
        </w:rPr>
        <w:t>patterns</w:t>
      </w:r>
      <w:r>
        <w:rPr>
          <w:spacing w:val="-23"/>
          <w:w w:val="110"/>
        </w:rPr>
        <w:t xml:space="preserve"> </w:t>
      </w:r>
      <w:r>
        <w:rPr>
          <w:w w:val="110"/>
        </w:rPr>
        <w:t>and</w:t>
      </w:r>
      <w:r>
        <w:rPr>
          <w:spacing w:val="-23"/>
          <w:w w:val="110"/>
        </w:rPr>
        <w:t xml:space="preserve"> </w:t>
      </w:r>
      <w:r>
        <w:rPr>
          <w:w w:val="110"/>
        </w:rPr>
        <w:t>trends</w:t>
      </w:r>
      <w:r>
        <w:rPr>
          <w:spacing w:val="-23"/>
          <w:w w:val="110"/>
        </w:rPr>
        <w:t xml:space="preserve"> </w:t>
      </w:r>
      <w:r>
        <w:rPr>
          <w:w w:val="110"/>
        </w:rPr>
        <w:t>in</w:t>
      </w:r>
      <w:r>
        <w:rPr>
          <w:spacing w:val="-22"/>
          <w:w w:val="110"/>
        </w:rPr>
        <w:t xml:space="preserve"> </w:t>
      </w:r>
      <w:r>
        <w:rPr>
          <w:w w:val="110"/>
        </w:rPr>
        <w:t>-omic</w:t>
      </w:r>
      <w:ins w:id="10" w:author="James Cox" w:date="2020-06-10T12:03:00Z">
        <w:r>
          <w:rPr>
            <w:w w:val="110"/>
          </w:rPr>
          <w:t>s</w:t>
        </w:r>
      </w:ins>
      <w:r>
        <w:rPr>
          <w:spacing w:val="-23"/>
          <w:w w:val="110"/>
        </w:rPr>
        <w:t xml:space="preserve"> </w:t>
      </w:r>
      <w:r>
        <w:rPr>
          <w:w w:val="110"/>
        </w:rPr>
        <w:t>data</w:t>
      </w:r>
      <w:r>
        <w:rPr>
          <w:spacing w:val="-23"/>
          <w:w w:val="110"/>
        </w:rPr>
        <w:t xml:space="preserve"> </w:t>
      </w:r>
      <w:r>
        <w:rPr>
          <w:w w:val="110"/>
        </w:rPr>
        <w:t>on</w:t>
      </w:r>
      <w:r>
        <w:rPr>
          <w:spacing w:val="-23"/>
          <w:w w:val="110"/>
        </w:rPr>
        <w:t xml:space="preserve"> </w:t>
      </w:r>
      <w:r>
        <w:rPr>
          <w:w w:val="110"/>
        </w:rPr>
        <w:t>the</w:t>
      </w:r>
      <w:r>
        <w:rPr>
          <w:spacing w:val="-22"/>
          <w:w w:val="110"/>
        </w:rPr>
        <w:t xml:space="preserve"> </w:t>
      </w:r>
      <w:r>
        <w:rPr>
          <w:w w:val="110"/>
        </w:rPr>
        <w:t>metabolic</w:t>
      </w:r>
      <w:r>
        <w:rPr>
          <w:spacing w:val="-23"/>
          <w:w w:val="110"/>
        </w:rPr>
        <w:t xml:space="preserve"> </w:t>
      </w:r>
      <w:r>
        <w:rPr>
          <w:w w:val="110"/>
        </w:rPr>
        <w:t>network.</w:t>
      </w:r>
    </w:p>
    <w:p w14:paraId="028A6A67" w14:textId="77777777" w:rsidR="00617E67" w:rsidRDefault="00E8776B">
      <w:pPr>
        <w:pStyle w:val="BodyText"/>
        <w:spacing w:before="4" w:line="280" w:lineRule="auto"/>
        <w:ind w:left="120" w:right="228"/>
      </w:pPr>
      <w:r>
        <w:rPr>
          <w:w w:val="110"/>
        </w:rPr>
        <w:t>Conceptually,</w:t>
      </w:r>
      <w:r>
        <w:rPr>
          <w:spacing w:val="-35"/>
          <w:w w:val="110"/>
        </w:rPr>
        <w:t xml:space="preserve"> </w:t>
      </w:r>
      <w:r>
        <w:rPr>
          <w:w w:val="110"/>
        </w:rPr>
        <w:t>this</w:t>
      </w:r>
      <w:r>
        <w:rPr>
          <w:spacing w:val="-35"/>
          <w:w w:val="110"/>
        </w:rPr>
        <w:t xml:space="preserve"> </w:t>
      </w:r>
      <w:r>
        <w:rPr>
          <w:w w:val="110"/>
        </w:rPr>
        <w:t>search</w:t>
      </w:r>
      <w:r>
        <w:rPr>
          <w:spacing w:val="-35"/>
          <w:w w:val="110"/>
        </w:rPr>
        <w:t xml:space="preserve"> </w:t>
      </w:r>
      <w:r>
        <w:rPr>
          <w:w w:val="110"/>
        </w:rPr>
        <w:t>engine</w:t>
      </w:r>
      <w:r>
        <w:rPr>
          <w:spacing w:val="-35"/>
          <w:w w:val="110"/>
        </w:rPr>
        <w:t xml:space="preserve"> </w:t>
      </w:r>
      <w:r>
        <w:rPr>
          <w:w w:val="110"/>
        </w:rPr>
        <w:t>borrows</w:t>
      </w:r>
      <w:r>
        <w:rPr>
          <w:spacing w:val="-35"/>
          <w:w w:val="110"/>
        </w:rPr>
        <w:t xml:space="preserve"> </w:t>
      </w:r>
      <w:r>
        <w:rPr>
          <w:w w:val="110"/>
        </w:rPr>
        <w:t>principles</w:t>
      </w:r>
      <w:r>
        <w:rPr>
          <w:spacing w:val="-34"/>
          <w:w w:val="110"/>
        </w:rPr>
        <w:t xml:space="preserve"> </w:t>
      </w:r>
      <w:r>
        <w:rPr>
          <w:w w:val="110"/>
        </w:rPr>
        <w:t>of</w:t>
      </w:r>
      <w:r>
        <w:rPr>
          <w:spacing w:val="-35"/>
          <w:w w:val="110"/>
        </w:rPr>
        <w:t xml:space="preserve"> </w:t>
      </w:r>
      <w:r>
        <w:rPr>
          <w:w w:val="110"/>
        </w:rPr>
        <w:t>topological</w:t>
      </w:r>
      <w:r>
        <w:rPr>
          <w:spacing w:val="-35"/>
          <w:w w:val="110"/>
        </w:rPr>
        <w:t xml:space="preserve"> </w:t>
      </w:r>
      <w:r>
        <w:rPr>
          <w:w w:val="110"/>
        </w:rPr>
        <w:t>motif</w:t>
      </w:r>
      <w:r>
        <w:rPr>
          <w:spacing w:val="-35"/>
          <w:w w:val="110"/>
        </w:rPr>
        <w:t xml:space="preserve"> </w:t>
      </w:r>
      <w:r>
        <w:rPr>
          <w:w w:val="110"/>
        </w:rPr>
        <w:t>searching</w:t>
      </w:r>
      <w:r>
        <w:rPr>
          <w:spacing w:val="-35"/>
          <w:w w:val="110"/>
        </w:rPr>
        <w:t xml:space="preserve"> </w:t>
      </w:r>
      <w:r>
        <w:rPr>
          <w:w w:val="110"/>
        </w:rPr>
        <w:t>from</w:t>
      </w:r>
      <w:r>
        <w:rPr>
          <w:spacing w:val="-34"/>
          <w:w w:val="110"/>
        </w:rPr>
        <w:t xml:space="preserve"> </w:t>
      </w:r>
      <w:r>
        <w:rPr>
          <w:w w:val="110"/>
        </w:rPr>
        <w:t>graph</w:t>
      </w:r>
      <w:r>
        <w:rPr>
          <w:spacing w:val="-35"/>
          <w:w w:val="110"/>
        </w:rPr>
        <w:t xml:space="preserve"> </w:t>
      </w:r>
      <w:r>
        <w:rPr>
          <w:w w:val="110"/>
        </w:rPr>
        <w:t xml:space="preserve">theory </w:t>
      </w:r>
      <w:r>
        <w:rPr>
          <w:spacing w:val="8"/>
          <w:w w:val="110"/>
        </w:rPr>
        <w:t>[</w:t>
      </w:r>
      <w:hyperlink w:anchor="_bookmark18" w:history="1">
        <w:r>
          <w:rPr>
            <w:color w:val="2195F2"/>
            <w:spacing w:val="8"/>
            <w:w w:val="110"/>
            <w:u w:val="single" w:color="2195F2"/>
          </w:rPr>
          <w:t>11</w:t>
        </w:r>
      </w:hyperlink>
      <w:r>
        <w:rPr>
          <w:spacing w:val="8"/>
          <w:w w:val="110"/>
        </w:rPr>
        <w:t>,</w:t>
      </w:r>
      <w:hyperlink w:anchor="_bookmark19" w:history="1">
        <w:r>
          <w:rPr>
            <w:color w:val="2195F2"/>
            <w:spacing w:val="8"/>
            <w:w w:val="110"/>
            <w:u w:val="single" w:color="2195F2"/>
          </w:rPr>
          <w:t>12</w:t>
        </w:r>
      </w:hyperlink>
      <w:r>
        <w:rPr>
          <w:spacing w:val="8"/>
          <w:w w:val="110"/>
        </w:rPr>
        <w:t xml:space="preserve">] </w:t>
      </w:r>
      <w:r>
        <w:rPr>
          <w:w w:val="110"/>
        </w:rPr>
        <w:t xml:space="preserve">and builds upon the concept of “activity motifs” </w:t>
      </w:r>
      <w:r>
        <w:rPr>
          <w:spacing w:val="6"/>
          <w:w w:val="110"/>
        </w:rPr>
        <w:t>[</w:t>
      </w:r>
      <w:hyperlink w:anchor="_bookmark20" w:history="1">
        <w:r>
          <w:rPr>
            <w:color w:val="2195F2"/>
            <w:spacing w:val="6"/>
            <w:w w:val="110"/>
            <w:u w:val="single" w:color="2195F2"/>
          </w:rPr>
          <w:t>13</w:t>
        </w:r>
      </w:hyperlink>
      <w:r>
        <w:rPr>
          <w:spacing w:val="6"/>
          <w:w w:val="110"/>
        </w:rPr>
        <w:t xml:space="preserve">]. </w:t>
      </w:r>
      <w:r>
        <w:rPr>
          <w:w w:val="110"/>
        </w:rPr>
        <w:t xml:space="preserve">Another feature introduced in </w:t>
      </w:r>
      <w:proofErr w:type="spellStart"/>
      <w:r>
        <w:rPr>
          <w:w w:val="110"/>
        </w:rPr>
        <w:t>Metaboverse</w:t>
      </w:r>
      <w:proofErr w:type="spellEnd"/>
      <w:r>
        <w:rPr>
          <w:spacing w:val="-27"/>
          <w:w w:val="110"/>
        </w:rPr>
        <w:t xml:space="preserve"> </w:t>
      </w:r>
      <w:r>
        <w:rPr>
          <w:w w:val="110"/>
        </w:rPr>
        <w:t>allows</w:t>
      </w:r>
      <w:r>
        <w:rPr>
          <w:spacing w:val="-26"/>
          <w:w w:val="110"/>
        </w:rPr>
        <w:t xml:space="preserve"> </w:t>
      </w:r>
      <w:r>
        <w:rPr>
          <w:w w:val="110"/>
        </w:rPr>
        <w:t>for</w:t>
      </w:r>
      <w:r>
        <w:rPr>
          <w:spacing w:val="-27"/>
          <w:w w:val="110"/>
        </w:rPr>
        <w:t xml:space="preserve"> </w:t>
      </w:r>
      <w:r>
        <w:rPr>
          <w:w w:val="110"/>
        </w:rPr>
        <w:t>the</w:t>
      </w:r>
      <w:r>
        <w:rPr>
          <w:spacing w:val="-26"/>
          <w:w w:val="110"/>
        </w:rPr>
        <w:t xml:space="preserve"> </w:t>
      </w:r>
      <w:r>
        <w:rPr>
          <w:w w:val="110"/>
        </w:rPr>
        <w:t>interactive</w:t>
      </w:r>
      <w:r>
        <w:rPr>
          <w:spacing w:val="-26"/>
          <w:w w:val="110"/>
        </w:rPr>
        <w:t xml:space="preserve"> </w:t>
      </w:r>
      <w:r>
        <w:rPr>
          <w:w w:val="110"/>
        </w:rPr>
        <w:t>exploration</w:t>
      </w:r>
      <w:r>
        <w:rPr>
          <w:spacing w:val="-27"/>
          <w:w w:val="110"/>
        </w:rPr>
        <w:t xml:space="preserve"> </w:t>
      </w:r>
      <w:r>
        <w:rPr>
          <w:w w:val="110"/>
        </w:rPr>
        <w:t>of</w:t>
      </w:r>
      <w:r>
        <w:rPr>
          <w:spacing w:val="-26"/>
          <w:w w:val="110"/>
        </w:rPr>
        <w:t xml:space="preserve"> </w:t>
      </w:r>
      <w:r>
        <w:rPr>
          <w:w w:val="110"/>
        </w:rPr>
        <w:t>specific</w:t>
      </w:r>
      <w:r>
        <w:rPr>
          <w:spacing w:val="-26"/>
          <w:w w:val="110"/>
        </w:rPr>
        <w:t xml:space="preserve"> </w:t>
      </w:r>
      <w:r>
        <w:rPr>
          <w:w w:val="110"/>
        </w:rPr>
        <w:t>reactions</w:t>
      </w:r>
      <w:r>
        <w:rPr>
          <w:spacing w:val="-27"/>
          <w:w w:val="110"/>
        </w:rPr>
        <w:t xml:space="preserve"> </w:t>
      </w:r>
      <w:r>
        <w:rPr>
          <w:w w:val="110"/>
        </w:rPr>
        <w:t>or</w:t>
      </w:r>
      <w:r>
        <w:rPr>
          <w:spacing w:val="-26"/>
          <w:w w:val="110"/>
        </w:rPr>
        <w:t xml:space="preserve"> </w:t>
      </w:r>
      <w:r>
        <w:rPr>
          <w:w w:val="110"/>
        </w:rPr>
        <w:t>reaction</w:t>
      </w:r>
      <w:r>
        <w:rPr>
          <w:spacing w:val="-26"/>
          <w:w w:val="110"/>
        </w:rPr>
        <w:t xml:space="preserve"> </w:t>
      </w:r>
      <w:r>
        <w:rPr>
          <w:w w:val="110"/>
        </w:rPr>
        <w:t>entities</w:t>
      </w:r>
      <w:r>
        <w:rPr>
          <w:spacing w:val="-27"/>
          <w:w w:val="110"/>
        </w:rPr>
        <w:t xml:space="preserve"> </w:t>
      </w:r>
      <w:r>
        <w:rPr>
          <w:w w:val="110"/>
        </w:rPr>
        <w:t>with</w:t>
      </w:r>
      <w:r>
        <w:rPr>
          <w:spacing w:val="-26"/>
          <w:w w:val="110"/>
        </w:rPr>
        <w:t xml:space="preserve"> </w:t>
      </w:r>
      <w:r>
        <w:rPr>
          <w:w w:val="110"/>
        </w:rPr>
        <w:t>on- the-fly pattern search analysis. Users can explore specific pathways of interest and look for other interesting</w:t>
      </w:r>
      <w:r>
        <w:rPr>
          <w:spacing w:val="-27"/>
          <w:w w:val="110"/>
        </w:rPr>
        <w:t xml:space="preserve"> </w:t>
      </w:r>
      <w:r>
        <w:rPr>
          <w:w w:val="110"/>
        </w:rPr>
        <w:t>patterns</w:t>
      </w:r>
      <w:r>
        <w:rPr>
          <w:spacing w:val="-26"/>
          <w:w w:val="110"/>
        </w:rPr>
        <w:t xml:space="preserve"> </w:t>
      </w:r>
      <w:r>
        <w:rPr>
          <w:w w:val="110"/>
        </w:rPr>
        <w:t>and</w:t>
      </w:r>
      <w:r>
        <w:rPr>
          <w:spacing w:val="-26"/>
          <w:w w:val="110"/>
        </w:rPr>
        <w:t xml:space="preserve"> </w:t>
      </w:r>
      <w:r>
        <w:rPr>
          <w:w w:val="110"/>
        </w:rPr>
        <w:t>trends</w:t>
      </w:r>
      <w:r>
        <w:rPr>
          <w:spacing w:val="-26"/>
          <w:w w:val="110"/>
        </w:rPr>
        <w:t xml:space="preserve"> </w:t>
      </w:r>
      <w:r>
        <w:rPr>
          <w:w w:val="110"/>
        </w:rPr>
        <w:t>in</w:t>
      </w:r>
      <w:r>
        <w:rPr>
          <w:spacing w:val="-26"/>
          <w:w w:val="110"/>
        </w:rPr>
        <w:t xml:space="preserve"> </w:t>
      </w:r>
      <w:r>
        <w:rPr>
          <w:w w:val="110"/>
        </w:rPr>
        <w:t>pathways</w:t>
      </w:r>
      <w:r>
        <w:rPr>
          <w:spacing w:val="-26"/>
          <w:w w:val="110"/>
        </w:rPr>
        <w:t xml:space="preserve"> </w:t>
      </w:r>
      <w:r>
        <w:rPr>
          <w:w w:val="110"/>
        </w:rPr>
        <w:t>of</w:t>
      </w:r>
      <w:r>
        <w:rPr>
          <w:spacing w:val="-27"/>
          <w:w w:val="110"/>
        </w:rPr>
        <w:t xml:space="preserve"> </w:t>
      </w:r>
      <w:r>
        <w:rPr>
          <w:w w:val="110"/>
        </w:rPr>
        <w:t>interest.</w:t>
      </w:r>
      <w:r>
        <w:rPr>
          <w:spacing w:val="-26"/>
          <w:w w:val="110"/>
        </w:rPr>
        <w:t xml:space="preserve"> </w:t>
      </w:r>
      <w:r>
        <w:rPr>
          <w:w w:val="110"/>
        </w:rPr>
        <w:t>Perturbations</w:t>
      </w:r>
      <w:r>
        <w:rPr>
          <w:spacing w:val="-26"/>
          <w:w w:val="110"/>
        </w:rPr>
        <w:t xml:space="preserve"> </w:t>
      </w:r>
      <w:r>
        <w:rPr>
          <w:w w:val="110"/>
        </w:rPr>
        <w:t>in</w:t>
      </w:r>
      <w:r>
        <w:rPr>
          <w:spacing w:val="-26"/>
          <w:w w:val="110"/>
        </w:rPr>
        <w:t xml:space="preserve"> </w:t>
      </w:r>
      <w:r>
        <w:rPr>
          <w:w w:val="110"/>
        </w:rPr>
        <w:t>the</w:t>
      </w:r>
      <w:r>
        <w:rPr>
          <w:spacing w:val="-26"/>
          <w:w w:val="110"/>
        </w:rPr>
        <w:t xml:space="preserve"> </w:t>
      </w:r>
      <w:r>
        <w:rPr>
          <w:w w:val="110"/>
        </w:rPr>
        <w:t>abundance</w:t>
      </w:r>
      <w:r>
        <w:rPr>
          <w:spacing w:val="-26"/>
          <w:w w:val="110"/>
        </w:rPr>
        <w:t xml:space="preserve"> </w:t>
      </w:r>
      <w:r>
        <w:rPr>
          <w:w w:val="110"/>
        </w:rPr>
        <w:t>or</w:t>
      </w:r>
      <w:r>
        <w:rPr>
          <w:spacing w:val="-26"/>
          <w:w w:val="110"/>
        </w:rPr>
        <w:t xml:space="preserve"> </w:t>
      </w:r>
      <w:r>
        <w:rPr>
          <w:w w:val="110"/>
        </w:rPr>
        <w:t>behavior of a particular metabolic network component can lead to downstream genotypic and phenotypic modulations in a biological system. We include an interactive perturbation connectivity module to allow</w:t>
      </w:r>
      <w:r>
        <w:rPr>
          <w:spacing w:val="-30"/>
          <w:w w:val="110"/>
        </w:rPr>
        <w:t xml:space="preserve"> </w:t>
      </w:r>
      <w:r>
        <w:rPr>
          <w:w w:val="110"/>
        </w:rPr>
        <w:t>users</w:t>
      </w:r>
      <w:r>
        <w:rPr>
          <w:spacing w:val="-30"/>
          <w:w w:val="110"/>
        </w:rPr>
        <w:t xml:space="preserve"> </w:t>
      </w:r>
      <w:r>
        <w:rPr>
          <w:w w:val="110"/>
        </w:rPr>
        <w:t>to</w:t>
      </w:r>
      <w:r>
        <w:rPr>
          <w:spacing w:val="-30"/>
          <w:w w:val="110"/>
        </w:rPr>
        <w:t xml:space="preserve"> </w:t>
      </w:r>
      <w:r>
        <w:rPr>
          <w:w w:val="110"/>
        </w:rPr>
        <w:t>explore</w:t>
      </w:r>
      <w:r>
        <w:rPr>
          <w:spacing w:val="-30"/>
          <w:w w:val="110"/>
        </w:rPr>
        <w:t xml:space="preserve"> </w:t>
      </w:r>
      <w:r>
        <w:rPr>
          <w:w w:val="110"/>
        </w:rPr>
        <w:t>the</w:t>
      </w:r>
      <w:r>
        <w:rPr>
          <w:spacing w:val="-30"/>
          <w:w w:val="110"/>
        </w:rPr>
        <w:t xml:space="preserve"> </w:t>
      </w:r>
      <w:r>
        <w:rPr>
          <w:w w:val="110"/>
        </w:rPr>
        <w:t>effects</w:t>
      </w:r>
      <w:r>
        <w:rPr>
          <w:spacing w:val="-30"/>
          <w:w w:val="110"/>
        </w:rPr>
        <w:t xml:space="preserve"> </w:t>
      </w:r>
      <w:r>
        <w:rPr>
          <w:w w:val="110"/>
        </w:rPr>
        <w:t>of</w:t>
      </w:r>
      <w:r>
        <w:rPr>
          <w:spacing w:val="-30"/>
          <w:w w:val="110"/>
        </w:rPr>
        <w:t xml:space="preserve"> </w:t>
      </w:r>
      <w:r>
        <w:rPr>
          <w:w w:val="110"/>
        </w:rPr>
        <w:t>perturbations</w:t>
      </w:r>
      <w:r>
        <w:rPr>
          <w:spacing w:val="-30"/>
          <w:w w:val="110"/>
        </w:rPr>
        <w:t xml:space="preserve"> </w:t>
      </w:r>
      <w:r>
        <w:rPr>
          <w:w w:val="110"/>
        </w:rPr>
        <w:t>on</w:t>
      </w:r>
      <w:r>
        <w:rPr>
          <w:spacing w:val="-30"/>
          <w:w w:val="110"/>
        </w:rPr>
        <w:t xml:space="preserve"> </w:t>
      </w:r>
      <w:r>
        <w:rPr>
          <w:w w:val="110"/>
        </w:rPr>
        <w:t>their</w:t>
      </w:r>
      <w:r>
        <w:rPr>
          <w:spacing w:val="-30"/>
          <w:w w:val="110"/>
        </w:rPr>
        <w:t xml:space="preserve"> </w:t>
      </w:r>
      <w:r>
        <w:rPr>
          <w:w w:val="110"/>
        </w:rPr>
        <w:t>system.</w:t>
      </w:r>
      <w:r>
        <w:rPr>
          <w:spacing w:val="-30"/>
          <w:w w:val="110"/>
        </w:rPr>
        <w:t xml:space="preserve"> </w:t>
      </w:r>
      <w:r>
        <w:rPr>
          <w:w w:val="110"/>
        </w:rPr>
        <w:t>Finally,</w:t>
      </w:r>
      <w:r>
        <w:rPr>
          <w:spacing w:val="-30"/>
          <w:w w:val="110"/>
        </w:rPr>
        <w:t xml:space="preserve"> </w:t>
      </w:r>
      <w:r>
        <w:rPr>
          <w:w w:val="110"/>
        </w:rPr>
        <w:t>we</w:t>
      </w:r>
      <w:r>
        <w:rPr>
          <w:spacing w:val="-30"/>
          <w:w w:val="110"/>
        </w:rPr>
        <w:t xml:space="preserve"> </w:t>
      </w:r>
      <w:r>
        <w:rPr>
          <w:w w:val="110"/>
        </w:rPr>
        <w:t>tackle</w:t>
      </w:r>
      <w:r>
        <w:rPr>
          <w:spacing w:val="-30"/>
          <w:w w:val="110"/>
        </w:rPr>
        <w:t xml:space="preserve"> </w:t>
      </w:r>
      <w:r>
        <w:rPr>
          <w:w w:val="110"/>
        </w:rPr>
        <w:t>the</w:t>
      </w:r>
      <w:r>
        <w:rPr>
          <w:spacing w:val="-30"/>
          <w:w w:val="110"/>
        </w:rPr>
        <w:t xml:space="preserve"> </w:t>
      </w:r>
      <w:r>
        <w:rPr>
          <w:w w:val="110"/>
        </w:rPr>
        <w:t>challenge</w:t>
      </w:r>
      <w:r>
        <w:rPr>
          <w:spacing w:val="-30"/>
          <w:w w:val="110"/>
        </w:rPr>
        <w:t xml:space="preserve"> </w:t>
      </w:r>
      <w:r>
        <w:rPr>
          <w:w w:val="110"/>
        </w:rPr>
        <w:t>of sparsity,</w:t>
      </w:r>
      <w:r>
        <w:rPr>
          <w:spacing w:val="-42"/>
          <w:w w:val="110"/>
        </w:rPr>
        <w:t xml:space="preserve"> </w:t>
      </w:r>
      <w:r>
        <w:rPr>
          <w:w w:val="110"/>
        </w:rPr>
        <w:t>particularly</w:t>
      </w:r>
      <w:r>
        <w:rPr>
          <w:spacing w:val="-41"/>
          <w:w w:val="110"/>
        </w:rPr>
        <w:t xml:space="preserve"> </w:t>
      </w:r>
      <w:r>
        <w:rPr>
          <w:w w:val="110"/>
        </w:rPr>
        <w:t>in</w:t>
      </w:r>
      <w:r>
        <w:rPr>
          <w:spacing w:val="-41"/>
          <w:w w:val="110"/>
        </w:rPr>
        <w:t xml:space="preserve"> </w:t>
      </w:r>
      <w:r>
        <w:rPr>
          <w:w w:val="110"/>
        </w:rPr>
        <w:t>metabolomics</w:t>
      </w:r>
      <w:r>
        <w:rPr>
          <w:spacing w:val="-42"/>
          <w:w w:val="110"/>
        </w:rPr>
        <w:t xml:space="preserve"> </w:t>
      </w:r>
      <w:r>
        <w:rPr>
          <w:w w:val="110"/>
        </w:rPr>
        <w:t>datasets.</w:t>
      </w:r>
      <w:r>
        <w:rPr>
          <w:spacing w:val="-41"/>
          <w:w w:val="110"/>
        </w:rPr>
        <w:t xml:space="preserve"> </w:t>
      </w:r>
      <w:r>
        <w:rPr>
          <w:w w:val="110"/>
        </w:rPr>
        <w:t>We</w:t>
      </w:r>
      <w:r>
        <w:rPr>
          <w:spacing w:val="-41"/>
          <w:w w:val="110"/>
        </w:rPr>
        <w:t xml:space="preserve"> </w:t>
      </w:r>
      <w:r>
        <w:rPr>
          <w:w w:val="110"/>
        </w:rPr>
        <w:t>designed</w:t>
      </w:r>
      <w:r>
        <w:rPr>
          <w:spacing w:val="-41"/>
          <w:w w:val="110"/>
        </w:rPr>
        <w:t xml:space="preserve"> </w:t>
      </w:r>
      <w:r>
        <w:rPr>
          <w:w w:val="110"/>
        </w:rPr>
        <w:t>a</w:t>
      </w:r>
      <w:r>
        <w:rPr>
          <w:spacing w:val="-42"/>
          <w:w w:val="110"/>
        </w:rPr>
        <w:t xml:space="preserve"> </w:t>
      </w:r>
      <w:r>
        <w:rPr>
          <w:w w:val="110"/>
        </w:rPr>
        <w:t>reaction</w:t>
      </w:r>
      <w:r>
        <w:rPr>
          <w:spacing w:val="-41"/>
          <w:w w:val="110"/>
        </w:rPr>
        <w:t xml:space="preserve"> </w:t>
      </w:r>
      <w:r>
        <w:rPr>
          <w:w w:val="110"/>
        </w:rPr>
        <w:t>collapsing</w:t>
      </w:r>
      <w:r>
        <w:rPr>
          <w:spacing w:val="-41"/>
          <w:w w:val="110"/>
        </w:rPr>
        <w:t xml:space="preserve"> </w:t>
      </w:r>
      <w:r>
        <w:rPr>
          <w:w w:val="110"/>
        </w:rPr>
        <w:t>feature</w:t>
      </w:r>
      <w:r>
        <w:rPr>
          <w:spacing w:val="-41"/>
          <w:w w:val="110"/>
        </w:rPr>
        <w:t xml:space="preserve"> </w:t>
      </w:r>
      <w:r>
        <w:rPr>
          <w:w w:val="110"/>
        </w:rPr>
        <w:t>that</w:t>
      </w:r>
      <w:r>
        <w:rPr>
          <w:spacing w:val="-42"/>
          <w:w w:val="110"/>
        </w:rPr>
        <w:t xml:space="preserve"> </w:t>
      </w:r>
      <w:r>
        <w:rPr>
          <w:w w:val="110"/>
        </w:rPr>
        <w:t>allows for</w:t>
      </w:r>
      <w:r>
        <w:rPr>
          <w:spacing w:val="-30"/>
          <w:w w:val="110"/>
        </w:rPr>
        <w:t xml:space="preserve"> </w:t>
      </w:r>
      <w:r>
        <w:rPr>
          <w:w w:val="110"/>
        </w:rPr>
        <w:t>searching</w:t>
      </w:r>
      <w:r>
        <w:rPr>
          <w:spacing w:val="-30"/>
          <w:w w:val="110"/>
        </w:rPr>
        <w:t xml:space="preserve"> </w:t>
      </w:r>
      <w:r>
        <w:rPr>
          <w:w w:val="110"/>
        </w:rPr>
        <w:t>for</w:t>
      </w:r>
      <w:r>
        <w:rPr>
          <w:spacing w:val="-30"/>
          <w:w w:val="110"/>
        </w:rPr>
        <w:t xml:space="preserve"> </w:t>
      </w:r>
      <w:r>
        <w:rPr>
          <w:w w:val="110"/>
        </w:rPr>
        <w:t>motifs</w:t>
      </w:r>
      <w:r>
        <w:rPr>
          <w:spacing w:val="-29"/>
          <w:w w:val="110"/>
        </w:rPr>
        <w:t xml:space="preserve"> </w:t>
      </w:r>
      <w:r>
        <w:rPr>
          <w:w w:val="110"/>
        </w:rPr>
        <w:t>across</w:t>
      </w:r>
      <w:r>
        <w:rPr>
          <w:spacing w:val="-30"/>
          <w:w w:val="110"/>
        </w:rPr>
        <w:t xml:space="preserve"> </w:t>
      </w:r>
      <w:r>
        <w:rPr>
          <w:w w:val="110"/>
        </w:rPr>
        <w:t>multiple</w:t>
      </w:r>
      <w:r>
        <w:rPr>
          <w:spacing w:val="-30"/>
          <w:w w:val="110"/>
        </w:rPr>
        <w:t xml:space="preserve"> </w:t>
      </w:r>
      <w:r>
        <w:rPr>
          <w:w w:val="110"/>
        </w:rPr>
        <w:t>reactions,</w:t>
      </w:r>
      <w:r>
        <w:rPr>
          <w:spacing w:val="-29"/>
          <w:w w:val="110"/>
        </w:rPr>
        <w:t xml:space="preserve"> </w:t>
      </w:r>
      <w:r>
        <w:rPr>
          <w:w w:val="110"/>
        </w:rPr>
        <w:t>where</w:t>
      </w:r>
      <w:r>
        <w:rPr>
          <w:spacing w:val="-30"/>
          <w:w w:val="110"/>
        </w:rPr>
        <w:t xml:space="preserve"> </w:t>
      </w:r>
      <w:r>
        <w:rPr>
          <w:w w:val="110"/>
        </w:rPr>
        <w:t>intermediate</w:t>
      </w:r>
      <w:r>
        <w:rPr>
          <w:spacing w:val="-30"/>
          <w:w w:val="110"/>
        </w:rPr>
        <w:t xml:space="preserve"> </w:t>
      </w:r>
      <w:r>
        <w:rPr>
          <w:w w:val="110"/>
        </w:rPr>
        <w:t>steps</w:t>
      </w:r>
      <w:r>
        <w:rPr>
          <w:spacing w:val="-29"/>
          <w:w w:val="110"/>
        </w:rPr>
        <w:t xml:space="preserve"> </w:t>
      </w:r>
      <w:r>
        <w:rPr>
          <w:w w:val="110"/>
        </w:rPr>
        <w:t>of</w:t>
      </w:r>
      <w:r>
        <w:rPr>
          <w:spacing w:val="-30"/>
          <w:w w:val="110"/>
        </w:rPr>
        <w:t xml:space="preserve"> </w:t>
      </w:r>
      <w:r>
        <w:rPr>
          <w:w w:val="110"/>
        </w:rPr>
        <w:t>the</w:t>
      </w:r>
      <w:r>
        <w:rPr>
          <w:spacing w:val="-30"/>
          <w:w w:val="110"/>
        </w:rPr>
        <w:t xml:space="preserve"> </w:t>
      </w:r>
      <w:r>
        <w:rPr>
          <w:w w:val="110"/>
        </w:rPr>
        <w:t>reaction</w:t>
      </w:r>
      <w:r>
        <w:rPr>
          <w:spacing w:val="-30"/>
          <w:w w:val="110"/>
        </w:rPr>
        <w:t xml:space="preserve"> </w:t>
      </w:r>
      <w:r>
        <w:rPr>
          <w:w w:val="110"/>
        </w:rPr>
        <w:t>trajectory may</w:t>
      </w:r>
      <w:r>
        <w:rPr>
          <w:spacing w:val="-16"/>
          <w:w w:val="110"/>
        </w:rPr>
        <w:t xml:space="preserve"> </w:t>
      </w:r>
      <w:r>
        <w:rPr>
          <w:w w:val="110"/>
        </w:rPr>
        <w:t>not</w:t>
      </w:r>
      <w:r>
        <w:rPr>
          <w:spacing w:val="-15"/>
          <w:w w:val="110"/>
        </w:rPr>
        <w:t xml:space="preserve"> </w:t>
      </w:r>
      <w:r>
        <w:rPr>
          <w:w w:val="110"/>
        </w:rPr>
        <w:t>have</w:t>
      </w:r>
      <w:r>
        <w:rPr>
          <w:spacing w:val="-15"/>
          <w:w w:val="110"/>
        </w:rPr>
        <w:t xml:space="preserve"> </w:t>
      </w:r>
      <w:r>
        <w:rPr>
          <w:w w:val="110"/>
        </w:rPr>
        <w:t>measured</w:t>
      </w:r>
      <w:r>
        <w:rPr>
          <w:spacing w:val="-16"/>
          <w:w w:val="110"/>
        </w:rPr>
        <w:t xml:space="preserve"> </w:t>
      </w:r>
      <w:r>
        <w:rPr>
          <w:w w:val="110"/>
        </w:rPr>
        <w:t>values</w:t>
      </w:r>
      <w:r>
        <w:rPr>
          <w:spacing w:val="-15"/>
          <w:w w:val="110"/>
        </w:rPr>
        <w:t xml:space="preserve"> </w:t>
      </w:r>
      <w:r>
        <w:rPr>
          <w:w w:val="110"/>
        </w:rPr>
        <w:t>for</w:t>
      </w:r>
      <w:r>
        <w:rPr>
          <w:spacing w:val="-15"/>
          <w:w w:val="110"/>
        </w:rPr>
        <w:t xml:space="preserve"> </w:t>
      </w:r>
      <w:r>
        <w:rPr>
          <w:w w:val="110"/>
        </w:rPr>
        <w:t>their</w:t>
      </w:r>
      <w:r>
        <w:rPr>
          <w:spacing w:val="-15"/>
          <w:w w:val="110"/>
        </w:rPr>
        <w:t xml:space="preserve"> </w:t>
      </w:r>
      <w:r>
        <w:rPr>
          <w:w w:val="110"/>
        </w:rPr>
        <w:t>respective</w:t>
      </w:r>
      <w:r>
        <w:rPr>
          <w:spacing w:val="-16"/>
          <w:w w:val="110"/>
        </w:rPr>
        <w:t xml:space="preserve"> </w:t>
      </w:r>
      <w:r>
        <w:rPr>
          <w:w w:val="110"/>
        </w:rPr>
        <w:t>input</w:t>
      </w:r>
      <w:r>
        <w:rPr>
          <w:spacing w:val="-15"/>
          <w:w w:val="110"/>
        </w:rPr>
        <w:t xml:space="preserve"> </w:t>
      </w:r>
      <w:r>
        <w:rPr>
          <w:w w:val="110"/>
        </w:rPr>
        <w:t>or</w:t>
      </w:r>
      <w:r>
        <w:rPr>
          <w:spacing w:val="-15"/>
          <w:w w:val="110"/>
        </w:rPr>
        <w:t xml:space="preserve"> </w:t>
      </w:r>
      <w:r>
        <w:rPr>
          <w:w w:val="110"/>
        </w:rPr>
        <w:t>output</w:t>
      </w:r>
      <w:r>
        <w:rPr>
          <w:spacing w:val="-15"/>
          <w:w w:val="110"/>
        </w:rPr>
        <w:t xml:space="preserve"> </w:t>
      </w:r>
      <w:r>
        <w:rPr>
          <w:w w:val="110"/>
        </w:rPr>
        <w:t>components.</w:t>
      </w:r>
    </w:p>
    <w:p w14:paraId="132099BC" w14:textId="77777777" w:rsidR="00617E67" w:rsidRDefault="00617E67">
      <w:pPr>
        <w:pStyle w:val="BodyText"/>
        <w:spacing w:before="1"/>
        <w:rPr>
          <w:sz w:val="27"/>
        </w:rPr>
      </w:pPr>
    </w:p>
    <w:p w14:paraId="64B66A22" w14:textId="77777777" w:rsidR="00617E67" w:rsidRDefault="00E8776B">
      <w:pPr>
        <w:pStyle w:val="BodyText"/>
        <w:spacing w:line="280" w:lineRule="auto"/>
        <w:ind w:left="120" w:right="151"/>
      </w:pPr>
      <w:proofErr w:type="spellStart"/>
      <w:r>
        <w:rPr>
          <w:w w:val="110"/>
        </w:rPr>
        <w:t>Metaboverse</w:t>
      </w:r>
      <w:proofErr w:type="spellEnd"/>
      <w:r>
        <w:rPr>
          <w:w w:val="110"/>
        </w:rPr>
        <w:t xml:space="preserve"> is designed to handle standard two-condition experiments, </w:t>
      </w:r>
      <w:commentRangeStart w:id="11"/>
      <w:r>
        <w:rPr>
          <w:w w:val="110"/>
        </w:rPr>
        <w:t>flux metabolomics (in progress),</w:t>
      </w:r>
      <w:commentRangeEnd w:id="11"/>
      <w:r>
        <w:rPr>
          <w:rStyle w:val="CommentReference"/>
        </w:rPr>
        <w:commentReference w:id="11"/>
      </w:r>
      <w:r>
        <w:rPr>
          <w:w w:val="110"/>
        </w:rPr>
        <w:t xml:space="preserve"> and time-course or multi-condition experiments. Users can provide any combination of datasets</w:t>
      </w:r>
      <w:r>
        <w:rPr>
          <w:spacing w:val="-33"/>
          <w:w w:val="110"/>
        </w:rPr>
        <w:t xml:space="preserve"> </w:t>
      </w:r>
      <w:r>
        <w:rPr>
          <w:w w:val="110"/>
        </w:rPr>
        <w:t>from</w:t>
      </w:r>
      <w:r>
        <w:rPr>
          <w:spacing w:val="-33"/>
          <w:w w:val="110"/>
        </w:rPr>
        <w:t xml:space="preserve"> </w:t>
      </w:r>
      <w:r>
        <w:rPr>
          <w:w w:val="110"/>
        </w:rPr>
        <w:t>each</w:t>
      </w:r>
      <w:r>
        <w:rPr>
          <w:spacing w:val="-33"/>
          <w:w w:val="110"/>
        </w:rPr>
        <w:t xml:space="preserve"> </w:t>
      </w:r>
      <w:r>
        <w:rPr>
          <w:w w:val="110"/>
        </w:rPr>
        <w:t>-omics</w:t>
      </w:r>
      <w:r>
        <w:rPr>
          <w:spacing w:val="-33"/>
          <w:w w:val="110"/>
        </w:rPr>
        <w:t xml:space="preserve"> </w:t>
      </w:r>
      <w:r>
        <w:rPr>
          <w:w w:val="110"/>
        </w:rPr>
        <w:t>categories</w:t>
      </w:r>
      <w:r>
        <w:rPr>
          <w:spacing w:val="-33"/>
          <w:w w:val="110"/>
        </w:rPr>
        <w:t xml:space="preserve"> </w:t>
      </w:r>
      <w:r>
        <w:rPr>
          <w:w w:val="110"/>
        </w:rPr>
        <w:t>(values</w:t>
      </w:r>
      <w:r>
        <w:rPr>
          <w:spacing w:val="-33"/>
          <w:w w:val="110"/>
        </w:rPr>
        <w:t xml:space="preserve"> </w:t>
      </w:r>
      <w:r>
        <w:rPr>
          <w:w w:val="110"/>
        </w:rPr>
        <w:t>mapping</w:t>
      </w:r>
      <w:r>
        <w:rPr>
          <w:spacing w:val="-33"/>
          <w:w w:val="110"/>
        </w:rPr>
        <w:t xml:space="preserve"> </w:t>
      </w:r>
      <w:r>
        <w:rPr>
          <w:w w:val="110"/>
        </w:rPr>
        <w:t>to</w:t>
      </w:r>
      <w:r>
        <w:rPr>
          <w:spacing w:val="-33"/>
          <w:w w:val="110"/>
        </w:rPr>
        <w:t xml:space="preserve"> </w:t>
      </w:r>
      <w:r>
        <w:rPr>
          <w:w w:val="110"/>
        </w:rPr>
        <w:t>gene,</w:t>
      </w:r>
      <w:r>
        <w:rPr>
          <w:spacing w:val="-33"/>
          <w:w w:val="110"/>
        </w:rPr>
        <w:t xml:space="preserve"> </w:t>
      </w:r>
      <w:r>
        <w:rPr>
          <w:w w:val="110"/>
        </w:rPr>
        <w:t>protein,</w:t>
      </w:r>
      <w:r>
        <w:rPr>
          <w:spacing w:val="-33"/>
          <w:w w:val="110"/>
        </w:rPr>
        <w:t xml:space="preserve"> </w:t>
      </w:r>
      <w:r>
        <w:rPr>
          <w:w w:val="110"/>
        </w:rPr>
        <w:t>and</w:t>
      </w:r>
      <w:r>
        <w:rPr>
          <w:spacing w:val="-33"/>
          <w:w w:val="110"/>
        </w:rPr>
        <w:t xml:space="preserve"> </w:t>
      </w:r>
      <w:r>
        <w:rPr>
          <w:w w:val="110"/>
        </w:rPr>
        <w:t>metabolite</w:t>
      </w:r>
      <w:r>
        <w:rPr>
          <w:spacing w:val="-33"/>
          <w:w w:val="110"/>
        </w:rPr>
        <w:t xml:space="preserve"> </w:t>
      </w:r>
      <w:r>
        <w:rPr>
          <w:w w:val="110"/>
        </w:rPr>
        <w:t>identifiers). Time-course</w:t>
      </w:r>
      <w:r>
        <w:rPr>
          <w:spacing w:val="-33"/>
          <w:w w:val="110"/>
        </w:rPr>
        <w:t xml:space="preserve"> </w:t>
      </w:r>
      <w:r>
        <w:rPr>
          <w:w w:val="110"/>
        </w:rPr>
        <w:t>inputs</w:t>
      </w:r>
      <w:r>
        <w:rPr>
          <w:spacing w:val="-32"/>
          <w:w w:val="110"/>
        </w:rPr>
        <w:t xml:space="preserve"> </w:t>
      </w:r>
      <w:r>
        <w:rPr>
          <w:w w:val="110"/>
        </w:rPr>
        <w:t>can</w:t>
      </w:r>
      <w:r>
        <w:rPr>
          <w:spacing w:val="-32"/>
          <w:w w:val="110"/>
        </w:rPr>
        <w:t xml:space="preserve"> </w:t>
      </w:r>
      <w:r>
        <w:rPr>
          <w:w w:val="110"/>
        </w:rPr>
        <w:t>consist</w:t>
      </w:r>
      <w:r>
        <w:rPr>
          <w:spacing w:val="-33"/>
          <w:w w:val="110"/>
        </w:rPr>
        <w:t xml:space="preserve"> </w:t>
      </w:r>
      <w:r>
        <w:rPr>
          <w:w w:val="110"/>
        </w:rPr>
        <w:t>of</w:t>
      </w:r>
      <w:r>
        <w:rPr>
          <w:spacing w:val="-32"/>
          <w:w w:val="110"/>
        </w:rPr>
        <w:t xml:space="preserve"> </w:t>
      </w:r>
      <w:r>
        <w:rPr>
          <w:w w:val="110"/>
        </w:rPr>
        <w:t>matched</w:t>
      </w:r>
      <w:r>
        <w:rPr>
          <w:spacing w:val="-32"/>
          <w:w w:val="110"/>
        </w:rPr>
        <w:t xml:space="preserve"> </w:t>
      </w:r>
      <w:r>
        <w:rPr>
          <w:w w:val="110"/>
        </w:rPr>
        <w:t>samples</w:t>
      </w:r>
      <w:r>
        <w:rPr>
          <w:spacing w:val="-33"/>
          <w:w w:val="110"/>
        </w:rPr>
        <w:t xml:space="preserve"> </w:t>
      </w:r>
      <w:r>
        <w:rPr>
          <w:w w:val="110"/>
        </w:rPr>
        <w:t>for</w:t>
      </w:r>
      <w:r>
        <w:rPr>
          <w:spacing w:val="-32"/>
          <w:w w:val="110"/>
        </w:rPr>
        <w:t xml:space="preserve"> </w:t>
      </w:r>
      <w:r>
        <w:rPr>
          <w:w w:val="110"/>
        </w:rPr>
        <w:t>every</w:t>
      </w:r>
      <w:r>
        <w:rPr>
          <w:spacing w:val="-32"/>
          <w:w w:val="110"/>
        </w:rPr>
        <w:t xml:space="preserve"> </w:t>
      </w:r>
      <w:r>
        <w:rPr>
          <w:w w:val="110"/>
        </w:rPr>
        <w:t>time</w:t>
      </w:r>
      <w:r>
        <w:rPr>
          <w:spacing w:val="-32"/>
          <w:w w:val="110"/>
        </w:rPr>
        <w:t xml:space="preserve"> </w:t>
      </w:r>
      <w:r>
        <w:rPr>
          <w:w w:val="110"/>
        </w:rPr>
        <w:t>point</w:t>
      </w:r>
      <w:r>
        <w:rPr>
          <w:spacing w:val="-33"/>
          <w:w w:val="110"/>
        </w:rPr>
        <w:t xml:space="preserve"> </w:t>
      </w:r>
      <w:r>
        <w:rPr>
          <w:w w:val="110"/>
        </w:rPr>
        <w:t>or</w:t>
      </w:r>
      <w:r>
        <w:rPr>
          <w:spacing w:val="-32"/>
          <w:w w:val="110"/>
        </w:rPr>
        <w:t xml:space="preserve"> </w:t>
      </w:r>
      <w:r>
        <w:rPr>
          <w:w w:val="110"/>
        </w:rPr>
        <w:t>can</w:t>
      </w:r>
      <w:r>
        <w:rPr>
          <w:spacing w:val="-32"/>
          <w:w w:val="110"/>
        </w:rPr>
        <w:t xml:space="preserve"> </w:t>
      </w:r>
      <w:r>
        <w:rPr>
          <w:w w:val="110"/>
        </w:rPr>
        <w:t>provide</w:t>
      </w:r>
      <w:r>
        <w:rPr>
          <w:spacing w:val="-33"/>
          <w:w w:val="110"/>
        </w:rPr>
        <w:t xml:space="preserve"> </w:t>
      </w:r>
      <w:r>
        <w:rPr>
          <w:w w:val="110"/>
        </w:rPr>
        <w:t>a</w:t>
      </w:r>
      <w:r>
        <w:rPr>
          <w:spacing w:val="-32"/>
          <w:w w:val="110"/>
        </w:rPr>
        <w:t xml:space="preserve"> </w:t>
      </w:r>
      <w:r>
        <w:rPr>
          <w:w w:val="110"/>
        </w:rPr>
        <w:t>combination of</w:t>
      </w:r>
      <w:r>
        <w:rPr>
          <w:spacing w:val="-32"/>
          <w:w w:val="110"/>
        </w:rPr>
        <w:t xml:space="preserve"> </w:t>
      </w:r>
      <w:r>
        <w:rPr>
          <w:w w:val="110"/>
        </w:rPr>
        <w:t>steady-state</w:t>
      </w:r>
      <w:r>
        <w:rPr>
          <w:spacing w:val="-31"/>
          <w:w w:val="110"/>
        </w:rPr>
        <w:t xml:space="preserve"> </w:t>
      </w:r>
      <w:r>
        <w:rPr>
          <w:w w:val="110"/>
        </w:rPr>
        <w:t>levels</w:t>
      </w:r>
      <w:r>
        <w:rPr>
          <w:spacing w:val="-32"/>
          <w:w w:val="110"/>
        </w:rPr>
        <w:t xml:space="preserve"> </w:t>
      </w:r>
      <w:r>
        <w:rPr>
          <w:w w:val="110"/>
        </w:rPr>
        <w:t>and</w:t>
      </w:r>
      <w:r>
        <w:rPr>
          <w:spacing w:val="-31"/>
          <w:w w:val="110"/>
        </w:rPr>
        <w:t xml:space="preserve"> </w:t>
      </w:r>
      <w:r>
        <w:rPr>
          <w:w w:val="110"/>
        </w:rPr>
        <w:t>time</w:t>
      </w:r>
      <w:r>
        <w:rPr>
          <w:spacing w:val="-31"/>
          <w:w w:val="110"/>
        </w:rPr>
        <w:t xml:space="preserve"> </w:t>
      </w:r>
      <w:r>
        <w:rPr>
          <w:w w:val="110"/>
        </w:rPr>
        <w:t>points.</w:t>
      </w:r>
      <w:r>
        <w:rPr>
          <w:spacing w:val="-32"/>
          <w:w w:val="110"/>
        </w:rPr>
        <w:t xml:space="preserve"> </w:t>
      </w:r>
      <w:r>
        <w:rPr>
          <w:w w:val="110"/>
        </w:rPr>
        <w:t>Users</w:t>
      </w:r>
      <w:r>
        <w:rPr>
          <w:spacing w:val="-31"/>
          <w:w w:val="110"/>
        </w:rPr>
        <w:t xml:space="preserve"> </w:t>
      </w:r>
      <w:r>
        <w:rPr>
          <w:w w:val="110"/>
        </w:rPr>
        <w:t>input</w:t>
      </w:r>
      <w:r>
        <w:rPr>
          <w:spacing w:val="-31"/>
          <w:w w:val="110"/>
        </w:rPr>
        <w:t xml:space="preserve"> </w:t>
      </w:r>
      <w:r>
        <w:rPr>
          <w:w w:val="110"/>
        </w:rPr>
        <w:t>fold</w:t>
      </w:r>
      <w:r>
        <w:rPr>
          <w:spacing w:val="-32"/>
          <w:w w:val="110"/>
        </w:rPr>
        <w:t xml:space="preserve"> </w:t>
      </w:r>
      <w:r>
        <w:rPr>
          <w:w w:val="110"/>
        </w:rPr>
        <w:t>change</w:t>
      </w:r>
      <w:r>
        <w:rPr>
          <w:spacing w:val="-31"/>
          <w:w w:val="110"/>
        </w:rPr>
        <w:t xml:space="preserve"> </w:t>
      </w:r>
      <w:r>
        <w:rPr>
          <w:w w:val="110"/>
        </w:rPr>
        <w:t>and</w:t>
      </w:r>
      <w:r>
        <w:rPr>
          <w:spacing w:val="-31"/>
          <w:w w:val="110"/>
        </w:rPr>
        <w:t xml:space="preserve"> </w:t>
      </w:r>
      <w:r>
        <w:rPr>
          <w:w w:val="110"/>
        </w:rPr>
        <w:t>appropriate</w:t>
      </w:r>
      <w:r>
        <w:rPr>
          <w:spacing w:val="-32"/>
          <w:w w:val="110"/>
        </w:rPr>
        <w:t xml:space="preserve"> </w:t>
      </w:r>
      <w:r>
        <w:rPr>
          <w:w w:val="110"/>
        </w:rPr>
        <w:t>statistical</w:t>
      </w:r>
      <w:r>
        <w:rPr>
          <w:spacing w:val="-31"/>
          <w:w w:val="110"/>
        </w:rPr>
        <w:t xml:space="preserve"> </w:t>
      </w:r>
      <w:r>
        <w:rPr>
          <w:w w:val="110"/>
        </w:rPr>
        <w:t>measures with</w:t>
      </w:r>
      <w:r>
        <w:rPr>
          <w:spacing w:val="-31"/>
          <w:w w:val="110"/>
        </w:rPr>
        <w:t xml:space="preserve"> </w:t>
      </w:r>
      <w:r>
        <w:rPr>
          <w:w w:val="110"/>
        </w:rPr>
        <w:t>proper</w:t>
      </w:r>
      <w:r>
        <w:rPr>
          <w:spacing w:val="-30"/>
          <w:w w:val="110"/>
        </w:rPr>
        <w:t xml:space="preserve"> </w:t>
      </w:r>
      <w:r>
        <w:rPr>
          <w:w w:val="110"/>
        </w:rPr>
        <w:t>multiple-testing</w:t>
      </w:r>
      <w:r>
        <w:rPr>
          <w:spacing w:val="-30"/>
          <w:w w:val="110"/>
        </w:rPr>
        <w:t xml:space="preserve"> </w:t>
      </w:r>
      <w:r>
        <w:rPr>
          <w:w w:val="110"/>
        </w:rPr>
        <w:t>adjustments</w:t>
      </w:r>
      <w:r>
        <w:rPr>
          <w:spacing w:val="-31"/>
          <w:w w:val="110"/>
        </w:rPr>
        <w:t xml:space="preserve"> </w:t>
      </w:r>
      <w:r>
        <w:rPr>
          <w:w w:val="110"/>
        </w:rPr>
        <w:t>from</w:t>
      </w:r>
      <w:r>
        <w:rPr>
          <w:spacing w:val="-30"/>
          <w:w w:val="110"/>
        </w:rPr>
        <w:t xml:space="preserve"> </w:t>
      </w:r>
      <w:r>
        <w:rPr>
          <w:w w:val="110"/>
        </w:rPr>
        <w:t>their</w:t>
      </w:r>
      <w:r>
        <w:rPr>
          <w:spacing w:val="-30"/>
          <w:w w:val="110"/>
        </w:rPr>
        <w:t xml:space="preserve"> </w:t>
      </w:r>
      <w:r>
        <w:rPr>
          <w:w w:val="110"/>
        </w:rPr>
        <w:t>respective</w:t>
      </w:r>
      <w:r>
        <w:rPr>
          <w:spacing w:val="-30"/>
          <w:w w:val="110"/>
        </w:rPr>
        <w:t xml:space="preserve"> </w:t>
      </w:r>
      <w:r>
        <w:rPr>
          <w:w w:val="110"/>
        </w:rPr>
        <w:t>-omics</w:t>
      </w:r>
      <w:r>
        <w:rPr>
          <w:spacing w:val="-31"/>
          <w:w w:val="110"/>
        </w:rPr>
        <w:t xml:space="preserve"> </w:t>
      </w:r>
      <w:r>
        <w:rPr>
          <w:w w:val="110"/>
        </w:rPr>
        <w:t>datasets,</w:t>
      </w:r>
      <w:r>
        <w:rPr>
          <w:spacing w:val="-30"/>
          <w:w w:val="110"/>
        </w:rPr>
        <w:t xml:space="preserve"> </w:t>
      </w:r>
      <w:r>
        <w:rPr>
          <w:w w:val="110"/>
        </w:rPr>
        <w:t>which</w:t>
      </w:r>
      <w:r>
        <w:rPr>
          <w:spacing w:val="-30"/>
          <w:w w:val="110"/>
        </w:rPr>
        <w:t xml:space="preserve"> </w:t>
      </w:r>
      <w:proofErr w:type="spellStart"/>
      <w:r>
        <w:rPr>
          <w:w w:val="110"/>
        </w:rPr>
        <w:t>Metaboverse</w:t>
      </w:r>
      <w:proofErr w:type="spellEnd"/>
      <w:r>
        <w:rPr>
          <w:w w:val="110"/>
        </w:rPr>
        <w:t xml:space="preserve"> then layers onto the metabolic network. </w:t>
      </w:r>
      <w:proofErr w:type="spellStart"/>
      <w:r>
        <w:rPr>
          <w:w w:val="110"/>
        </w:rPr>
        <w:t>Metaboverse</w:t>
      </w:r>
      <w:proofErr w:type="spellEnd"/>
      <w:r>
        <w:rPr>
          <w:w w:val="110"/>
        </w:rPr>
        <w:t xml:space="preserve"> can handle data from a variety of model organisms, including humans, mice, yeast, zebrafish, and more. The foundational curation of </w:t>
      </w:r>
      <w:proofErr w:type="spellStart"/>
      <w:r>
        <w:rPr>
          <w:w w:val="110"/>
        </w:rPr>
        <w:t>Metaboverse</w:t>
      </w:r>
      <w:proofErr w:type="spellEnd"/>
      <w:r>
        <w:rPr>
          <w:spacing w:val="-37"/>
          <w:w w:val="110"/>
        </w:rPr>
        <w:t xml:space="preserve"> </w:t>
      </w:r>
      <w:r>
        <w:rPr>
          <w:w w:val="110"/>
        </w:rPr>
        <w:t>is</w:t>
      </w:r>
      <w:r>
        <w:rPr>
          <w:spacing w:val="-36"/>
          <w:w w:val="110"/>
        </w:rPr>
        <w:t xml:space="preserve"> </w:t>
      </w:r>
      <w:r>
        <w:rPr>
          <w:w w:val="110"/>
        </w:rPr>
        <w:t>built</w:t>
      </w:r>
      <w:r>
        <w:rPr>
          <w:spacing w:val="-36"/>
          <w:w w:val="110"/>
        </w:rPr>
        <w:t xml:space="preserve"> </w:t>
      </w:r>
      <w:r>
        <w:rPr>
          <w:w w:val="110"/>
        </w:rPr>
        <w:t>on</w:t>
      </w:r>
      <w:r>
        <w:rPr>
          <w:spacing w:val="-36"/>
          <w:w w:val="110"/>
        </w:rPr>
        <w:t xml:space="preserve"> </w:t>
      </w:r>
      <w:proofErr w:type="spellStart"/>
      <w:r>
        <w:rPr>
          <w:w w:val="110"/>
        </w:rPr>
        <w:t>Reactome</w:t>
      </w:r>
      <w:proofErr w:type="spellEnd"/>
      <w:r>
        <w:rPr>
          <w:spacing w:val="-36"/>
          <w:w w:val="110"/>
        </w:rPr>
        <w:t xml:space="preserve"> </w:t>
      </w:r>
      <w:r>
        <w:rPr>
          <w:w w:val="110"/>
        </w:rPr>
        <w:t>reaction</w:t>
      </w:r>
      <w:r>
        <w:rPr>
          <w:spacing w:val="-36"/>
          <w:w w:val="110"/>
        </w:rPr>
        <w:t xml:space="preserve"> </w:t>
      </w:r>
      <w:r>
        <w:rPr>
          <w:w w:val="110"/>
        </w:rPr>
        <w:t>curations,</w:t>
      </w:r>
      <w:r>
        <w:rPr>
          <w:spacing w:val="-37"/>
          <w:w w:val="110"/>
        </w:rPr>
        <w:t xml:space="preserve"> </w:t>
      </w:r>
      <w:r>
        <w:rPr>
          <w:w w:val="110"/>
        </w:rPr>
        <w:t>providing</w:t>
      </w:r>
      <w:r>
        <w:rPr>
          <w:spacing w:val="-36"/>
          <w:w w:val="110"/>
        </w:rPr>
        <w:t xml:space="preserve"> </w:t>
      </w:r>
      <w:r>
        <w:rPr>
          <w:w w:val="110"/>
        </w:rPr>
        <w:t>90+</w:t>
      </w:r>
      <w:r>
        <w:rPr>
          <w:spacing w:val="-36"/>
          <w:w w:val="110"/>
        </w:rPr>
        <w:t xml:space="preserve"> </w:t>
      </w:r>
      <w:r>
        <w:rPr>
          <w:w w:val="110"/>
        </w:rPr>
        <w:t>species</w:t>
      </w:r>
      <w:r>
        <w:rPr>
          <w:spacing w:val="-36"/>
          <w:w w:val="110"/>
        </w:rPr>
        <w:t xml:space="preserve"> </w:t>
      </w:r>
      <w:r>
        <w:rPr>
          <w:w w:val="110"/>
        </w:rPr>
        <w:t>which</w:t>
      </w:r>
      <w:r>
        <w:rPr>
          <w:spacing w:val="-36"/>
          <w:w w:val="110"/>
        </w:rPr>
        <w:t xml:space="preserve"> </w:t>
      </w:r>
      <w:r>
        <w:rPr>
          <w:w w:val="110"/>
        </w:rPr>
        <w:t>the</w:t>
      </w:r>
      <w:r>
        <w:rPr>
          <w:spacing w:val="-36"/>
          <w:w w:val="110"/>
        </w:rPr>
        <w:t xml:space="preserve"> </w:t>
      </w:r>
      <w:proofErr w:type="spellStart"/>
      <w:r>
        <w:rPr>
          <w:w w:val="110"/>
        </w:rPr>
        <w:t>Metaboverse</w:t>
      </w:r>
      <w:proofErr w:type="spellEnd"/>
      <w:r>
        <w:rPr>
          <w:w w:val="110"/>
        </w:rPr>
        <w:t xml:space="preserve"> environment</w:t>
      </w:r>
      <w:r>
        <w:rPr>
          <w:spacing w:val="-40"/>
          <w:w w:val="110"/>
        </w:rPr>
        <w:t xml:space="preserve"> </w:t>
      </w:r>
      <w:r>
        <w:rPr>
          <w:w w:val="110"/>
        </w:rPr>
        <w:t>can</w:t>
      </w:r>
      <w:r>
        <w:rPr>
          <w:spacing w:val="-40"/>
          <w:w w:val="110"/>
        </w:rPr>
        <w:t xml:space="preserve"> </w:t>
      </w:r>
      <w:r>
        <w:rPr>
          <w:w w:val="110"/>
        </w:rPr>
        <w:t>process.</w:t>
      </w:r>
      <w:r>
        <w:rPr>
          <w:spacing w:val="-39"/>
          <w:w w:val="110"/>
        </w:rPr>
        <w:t xml:space="preserve"> </w:t>
      </w:r>
      <w:r>
        <w:rPr>
          <w:w w:val="110"/>
        </w:rPr>
        <w:t>To</w:t>
      </w:r>
      <w:r>
        <w:rPr>
          <w:spacing w:val="-40"/>
          <w:w w:val="110"/>
        </w:rPr>
        <w:t xml:space="preserve"> </w:t>
      </w:r>
      <w:r>
        <w:rPr>
          <w:w w:val="110"/>
        </w:rPr>
        <w:t>validate</w:t>
      </w:r>
      <w:r>
        <w:rPr>
          <w:spacing w:val="-40"/>
          <w:w w:val="110"/>
        </w:rPr>
        <w:t xml:space="preserve"> </w:t>
      </w:r>
      <w:r>
        <w:rPr>
          <w:w w:val="110"/>
        </w:rPr>
        <w:t>these</w:t>
      </w:r>
      <w:r>
        <w:rPr>
          <w:spacing w:val="-39"/>
          <w:w w:val="110"/>
        </w:rPr>
        <w:t xml:space="preserve"> </w:t>
      </w:r>
      <w:r>
        <w:rPr>
          <w:w w:val="110"/>
        </w:rPr>
        <w:t>methodologies</w:t>
      </w:r>
      <w:r>
        <w:rPr>
          <w:spacing w:val="-40"/>
          <w:w w:val="110"/>
        </w:rPr>
        <w:t xml:space="preserve"> </w:t>
      </w:r>
      <w:r>
        <w:rPr>
          <w:w w:val="110"/>
        </w:rPr>
        <w:t>available</w:t>
      </w:r>
      <w:r>
        <w:rPr>
          <w:spacing w:val="-40"/>
          <w:w w:val="110"/>
        </w:rPr>
        <w:t xml:space="preserve"> </w:t>
      </w:r>
      <w:r>
        <w:rPr>
          <w:w w:val="110"/>
        </w:rPr>
        <w:t>in</w:t>
      </w:r>
      <w:r>
        <w:rPr>
          <w:spacing w:val="-39"/>
          <w:w w:val="110"/>
        </w:rPr>
        <w:t xml:space="preserve"> </w:t>
      </w:r>
      <w:proofErr w:type="spellStart"/>
      <w:r>
        <w:rPr>
          <w:w w:val="110"/>
        </w:rPr>
        <w:t>Metaboverse</w:t>
      </w:r>
      <w:proofErr w:type="spellEnd"/>
      <w:r>
        <w:rPr>
          <w:w w:val="110"/>
        </w:rPr>
        <w:t>,</w:t>
      </w:r>
      <w:r>
        <w:rPr>
          <w:spacing w:val="-40"/>
          <w:w w:val="110"/>
        </w:rPr>
        <w:t xml:space="preserve"> </w:t>
      </w:r>
      <w:r>
        <w:rPr>
          <w:w w:val="110"/>
        </w:rPr>
        <w:t>we</w:t>
      </w:r>
      <w:r>
        <w:rPr>
          <w:spacing w:val="-40"/>
          <w:w w:val="110"/>
        </w:rPr>
        <w:t xml:space="preserve"> </w:t>
      </w:r>
      <w:r>
        <w:rPr>
          <w:w w:val="110"/>
        </w:rPr>
        <w:t>analyzed</w:t>
      </w:r>
      <w:r>
        <w:rPr>
          <w:spacing w:val="-39"/>
          <w:w w:val="110"/>
        </w:rPr>
        <w:t xml:space="preserve"> </w:t>
      </w:r>
      <w:r>
        <w:rPr>
          <w:w w:val="110"/>
        </w:rPr>
        <w:t xml:space="preserve">a variety of datasets to provide representative vignettes that highlight </w:t>
      </w:r>
      <w:proofErr w:type="spellStart"/>
      <w:r>
        <w:rPr>
          <w:w w:val="110"/>
        </w:rPr>
        <w:t>Metaboverse’s</w:t>
      </w:r>
      <w:proofErr w:type="spellEnd"/>
      <w:r>
        <w:rPr>
          <w:w w:val="110"/>
        </w:rPr>
        <w:t xml:space="preserve"> reliability in extracting</w:t>
      </w:r>
      <w:r>
        <w:rPr>
          <w:spacing w:val="-30"/>
          <w:w w:val="110"/>
        </w:rPr>
        <w:t xml:space="preserve"> </w:t>
      </w:r>
      <w:r>
        <w:rPr>
          <w:w w:val="110"/>
        </w:rPr>
        <w:t>canonical</w:t>
      </w:r>
      <w:r>
        <w:rPr>
          <w:spacing w:val="-30"/>
          <w:w w:val="110"/>
        </w:rPr>
        <w:t xml:space="preserve"> </w:t>
      </w:r>
      <w:r>
        <w:rPr>
          <w:w w:val="110"/>
        </w:rPr>
        <w:t>features,</w:t>
      </w:r>
      <w:r>
        <w:rPr>
          <w:spacing w:val="-30"/>
          <w:w w:val="110"/>
        </w:rPr>
        <w:t xml:space="preserve"> </w:t>
      </w:r>
      <w:r>
        <w:rPr>
          <w:w w:val="110"/>
        </w:rPr>
        <w:t>as</w:t>
      </w:r>
      <w:r>
        <w:rPr>
          <w:spacing w:val="-29"/>
          <w:w w:val="110"/>
        </w:rPr>
        <w:t xml:space="preserve"> </w:t>
      </w:r>
      <w:r>
        <w:rPr>
          <w:w w:val="110"/>
        </w:rPr>
        <w:t>well</w:t>
      </w:r>
      <w:r>
        <w:rPr>
          <w:spacing w:val="-30"/>
          <w:w w:val="110"/>
        </w:rPr>
        <w:t xml:space="preserve"> </w:t>
      </w:r>
      <w:r>
        <w:rPr>
          <w:w w:val="110"/>
        </w:rPr>
        <w:t>as</w:t>
      </w:r>
      <w:r>
        <w:rPr>
          <w:spacing w:val="-30"/>
          <w:w w:val="110"/>
        </w:rPr>
        <w:t xml:space="preserve"> </w:t>
      </w:r>
      <w:r>
        <w:rPr>
          <w:w w:val="110"/>
        </w:rPr>
        <w:t>utility</w:t>
      </w:r>
      <w:r>
        <w:rPr>
          <w:spacing w:val="-30"/>
          <w:w w:val="110"/>
        </w:rPr>
        <w:t xml:space="preserve"> </w:t>
      </w:r>
      <w:r>
        <w:rPr>
          <w:w w:val="110"/>
        </w:rPr>
        <w:t>in</w:t>
      </w:r>
      <w:r>
        <w:rPr>
          <w:spacing w:val="-29"/>
          <w:w w:val="110"/>
        </w:rPr>
        <w:t xml:space="preserve"> </w:t>
      </w:r>
      <w:r>
        <w:rPr>
          <w:w w:val="110"/>
        </w:rPr>
        <w:t>identifying</w:t>
      </w:r>
      <w:r>
        <w:rPr>
          <w:spacing w:val="-30"/>
          <w:w w:val="110"/>
        </w:rPr>
        <w:t xml:space="preserve"> </w:t>
      </w:r>
      <w:r>
        <w:rPr>
          <w:w w:val="110"/>
        </w:rPr>
        <w:t>novel</w:t>
      </w:r>
      <w:r>
        <w:rPr>
          <w:spacing w:val="-30"/>
          <w:w w:val="110"/>
        </w:rPr>
        <w:t xml:space="preserve"> </w:t>
      </w:r>
      <w:r>
        <w:rPr>
          <w:w w:val="110"/>
        </w:rPr>
        <w:t>features</w:t>
      </w:r>
      <w:r>
        <w:rPr>
          <w:spacing w:val="-30"/>
          <w:w w:val="110"/>
        </w:rPr>
        <w:t xml:space="preserve"> </w:t>
      </w:r>
      <w:r>
        <w:rPr>
          <w:w w:val="110"/>
        </w:rPr>
        <w:t>and</w:t>
      </w:r>
      <w:r>
        <w:rPr>
          <w:spacing w:val="-29"/>
          <w:w w:val="110"/>
        </w:rPr>
        <w:t xml:space="preserve"> </w:t>
      </w:r>
      <w:r>
        <w:rPr>
          <w:w w:val="110"/>
        </w:rPr>
        <w:t>patterns.</w:t>
      </w:r>
      <w:r>
        <w:rPr>
          <w:spacing w:val="-30"/>
          <w:w w:val="110"/>
        </w:rPr>
        <w:t xml:space="preserve"> </w:t>
      </w:r>
      <w:r>
        <w:rPr>
          <w:w w:val="110"/>
        </w:rPr>
        <w:t>We</w:t>
      </w:r>
      <w:r>
        <w:rPr>
          <w:spacing w:val="-30"/>
          <w:w w:val="110"/>
        </w:rPr>
        <w:t xml:space="preserve"> </w:t>
      </w:r>
      <w:r>
        <w:rPr>
          <w:w w:val="110"/>
        </w:rPr>
        <w:t>expect that</w:t>
      </w:r>
      <w:r>
        <w:rPr>
          <w:spacing w:val="-29"/>
          <w:w w:val="110"/>
        </w:rPr>
        <w:t xml:space="preserve"> </w:t>
      </w:r>
      <w:proofErr w:type="spellStart"/>
      <w:r>
        <w:rPr>
          <w:w w:val="110"/>
        </w:rPr>
        <w:t>Metaboverse</w:t>
      </w:r>
      <w:proofErr w:type="spellEnd"/>
      <w:r>
        <w:rPr>
          <w:spacing w:val="-29"/>
          <w:w w:val="110"/>
        </w:rPr>
        <w:t xml:space="preserve"> </w:t>
      </w:r>
      <w:r>
        <w:rPr>
          <w:w w:val="110"/>
        </w:rPr>
        <w:t>will</w:t>
      </w:r>
      <w:r>
        <w:rPr>
          <w:spacing w:val="-29"/>
          <w:w w:val="110"/>
        </w:rPr>
        <w:t xml:space="preserve"> </w:t>
      </w:r>
      <w:r>
        <w:rPr>
          <w:w w:val="110"/>
        </w:rPr>
        <w:t>become</w:t>
      </w:r>
      <w:r>
        <w:rPr>
          <w:spacing w:val="-29"/>
          <w:w w:val="110"/>
        </w:rPr>
        <w:t xml:space="preserve"> </w:t>
      </w:r>
      <w:r>
        <w:rPr>
          <w:w w:val="110"/>
        </w:rPr>
        <w:t>a</w:t>
      </w:r>
      <w:r>
        <w:rPr>
          <w:spacing w:val="-29"/>
          <w:w w:val="110"/>
        </w:rPr>
        <w:t xml:space="preserve"> </w:t>
      </w:r>
      <w:r>
        <w:rPr>
          <w:w w:val="110"/>
        </w:rPr>
        <w:t>foundational</w:t>
      </w:r>
      <w:r>
        <w:rPr>
          <w:spacing w:val="-30"/>
          <w:w w:val="110"/>
        </w:rPr>
        <w:t xml:space="preserve"> </w:t>
      </w:r>
      <w:r>
        <w:rPr>
          <w:w w:val="110"/>
        </w:rPr>
        <w:t>piece</w:t>
      </w:r>
      <w:r>
        <w:rPr>
          <w:spacing w:val="-29"/>
          <w:w w:val="110"/>
        </w:rPr>
        <w:t xml:space="preserve"> </w:t>
      </w:r>
      <w:r>
        <w:rPr>
          <w:w w:val="110"/>
        </w:rPr>
        <w:t>of</w:t>
      </w:r>
      <w:r>
        <w:rPr>
          <w:spacing w:val="-29"/>
          <w:w w:val="110"/>
        </w:rPr>
        <w:t xml:space="preserve"> </w:t>
      </w:r>
      <w:r>
        <w:rPr>
          <w:w w:val="110"/>
        </w:rPr>
        <w:t>the</w:t>
      </w:r>
      <w:r>
        <w:rPr>
          <w:spacing w:val="-29"/>
          <w:w w:val="110"/>
        </w:rPr>
        <w:t xml:space="preserve"> </w:t>
      </w:r>
      <w:r>
        <w:rPr>
          <w:w w:val="110"/>
        </w:rPr>
        <w:t>analytical</w:t>
      </w:r>
      <w:r>
        <w:rPr>
          <w:spacing w:val="-29"/>
          <w:w w:val="110"/>
        </w:rPr>
        <w:t xml:space="preserve"> </w:t>
      </w:r>
      <w:r>
        <w:rPr>
          <w:w w:val="110"/>
        </w:rPr>
        <w:t>toolkit</w:t>
      </w:r>
      <w:r>
        <w:rPr>
          <w:spacing w:val="-29"/>
          <w:w w:val="110"/>
        </w:rPr>
        <w:t xml:space="preserve"> </w:t>
      </w:r>
      <w:r>
        <w:rPr>
          <w:w w:val="110"/>
        </w:rPr>
        <w:t>and</w:t>
      </w:r>
      <w:r>
        <w:rPr>
          <w:spacing w:val="-29"/>
          <w:w w:val="110"/>
        </w:rPr>
        <w:t xml:space="preserve"> </w:t>
      </w:r>
      <w:r>
        <w:rPr>
          <w:w w:val="110"/>
        </w:rPr>
        <w:t>augment</w:t>
      </w:r>
      <w:r>
        <w:rPr>
          <w:spacing w:val="-29"/>
          <w:w w:val="110"/>
        </w:rPr>
        <w:t xml:space="preserve"> </w:t>
      </w:r>
      <w:r>
        <w:rPr>
          <w:w w:val="110"/>
        </w:rPr>
        <w:t>one’s</w:t>
      </w:r>
      <w:r>
        <w:rPr>
          <w:spacing w:val="-29"/>
          <w:w w:val="110"/>
        </w:rPr>
        <w:t xml:space="preserve"> </w:t>
      </w:r>
      <w:r>
        <w:rPr>
          <w:w w:val="110"/>
        </w:rPr>
        <w:t>ability to more deeply and holistically explore metabolism and other reaction networks. It will importantly aid</w:t>
      </w:r>
      <w:r>
        <w:rPr>
          <w:spacing w:val="-13"/>
          <w:w w:val="110"/>
        </w:rPr>
        <w:t xml:space="preserve"> </w:t>
      </w:r>
      <w:r>
        <w:rPr>
          <w:w w:val="110"/>
        </w:rPr>
        <w:t>in</w:t>
      </w:r>
      <w:r>
        <w:rPr>
          <w:spacing w:val="-13"/>
          <w:w w:val="110"/>
        </w:rPr>
        <w:t xml:space="preserve"> </w:t>
      </w:r>
      <w:r>
        <w:rPr>
          <w:w w:val="110"/>
        </w:rPr>
        <w:t>our</w:t>
      </w:r>
      <w:r>
        <w:rPr>
          <w:spacing w:val="-13"/>
          <w:w w:val="110"/>
        </w:rPr>
        <w:t xml:space="preserve"> </w:t>
      </w:r>
      <w:r>
        <w:rPr>
          <w:w w:val="110"/>
        </w:rPr>
        <w:t>ability</w:t>
      </w:r>
      <w:r>
        <w:rPr>
          <w:spacing w:val="-13"/>
          <w:w w:val="110"/>
        </w:rPr>
        <w:t xml:space="preserve"> </w:t>
      </w:r>
      <w:r>
        <w:rPr>
          <w:w w:val="110"/>
        </w:rPr>
        <w:t>to</w:t>
      </w:r>
      <w:r>
        <w:rPr>
          <w:spacing w:val="-13"/>
          <w:w w:val="110"/>
        </w:rPr>
        <w:t xml:space="preserve"> </w:t>
      </w:r>
      <w:r>
        <w:rPr>
          <w:w w:val="110"/>
        </w:rPr>
        <w:t>provide</w:t>
      </w:r>
      <w:r>
        <w:rPr>
          <w:spacing w:val="-13"/>
          <w:w w:val="110"/>
        </w:rPr>
        <w:t xml:space="preserve"> </w:t>
      </w:r>
      <w:r>
        <w:rPr>
          <w:w w:val="110"/>
        </w:rPr>
        <w:t>clearer</w:t>
      </w:r>
      <w:r>
        <w:rPr>
          <w:spacing w:val="-13"/>
          <w:w w:val="110"/>
        </w:rPr>
        <w:t xml:space="preserve"> </w:t>
      </w:r>
      <w:r>
        <w:rPr>
          <w:w w:val="110"/>
        </w:rPr>
        <w:t>context</w:t>
      </w:r>
      <w:r>
        <w:rPr>
          <w:spacing w:val="-13"/>
          <w:w w:val="110"/>
        </w:rPr>
        <w:t xml:space="preserve"> </w:t>
      </w:r>
      <w:r>
        <w:rPr>
          <w:w w:val="110"/>
        </w:rPr>
        <w:t>within</w:t>
      </w:r>
      <w:r>
        <w:rPr>
          <w:spacing w:val="-13"/>
          <w:w w:val="110"/>
        </w:rPr>
        <w:t xml:space="preserve"> </w:t>
      </w:r>
      <w:r>
        <w:rPr>
          <w:w w:val="110"/>
        </w:rPr>
        <w:t>these</w:t>
      </w:r>
      <w:r>
        <w:rPr>
          <w:spacing w:val="-13"/>
          <w:w w:val="110"/>
        </w:rPr>
        <w:t xml:space="preserve"> </w:t>
      </w:r>
      <w:r>
        <w:rPr>
          <w:w w:val="110"/>
        </w:rPr>
        <w:t>models.</w:t>
      </w:r>
    </w:p>
    <w:p w14:paraId="45128AF8" w14:textId="77777777" w:rsidR="00617E67" w:rsidRDefault="00617E67">
      <w:pPr>
        <w:spacing w:line="280" w:lineRule="auto"/>
        <w:sectPr w:rsidR="00617E67">
          <w:pgSz w:w="11900" w:h="16820"/>
          <w:pgMar w:top="640" w:right="600" w:bottom="280" w:left="600" w:header="720" w:footer="720" w:gutter="0"/>
          <w:cols w:space="720"/>
        </w:sectPr>
      </w:pPr>
    </w:p>
    <w:p w14:paraId="736A2628" w14:textId="77777777" w:rsidR="00617E67" w:rsidRDefault="007957CD">
      <w:pPr>
        <w:pStyle w:val="Heading1"/>
      </w:pPr>
      <w:r>
        <w:rPr>
          <w:noProof/>
        </w:rPr>
        <w:lastRenderedPageBreak/>
        <mc:AlternateContent>
          <mc:Choice Requires="wps">
            <w:drawing>
              <wp:anchor distT="0" distB="0" distL="0" distR="0" simplePos="0" relativeHeight="251677696" behindDoc="1" locked="0" layoutInCell="1" allowOverlap="1" wp14:anchorId="2BC050A3" wp14:editId="0BE257F5">
                <wp:simplePos x="0" y="0"/>
                <wp:positionH relativeFrom="page">
                  <wp:posOffset>457200</wp:posOffset>
                </wp:positionH>
                <wp:positionV relativeFrom="paragraph">
                  <wp:posOffset>339090</wp:posOffset>
                </wp:positionV>
                <wp:extent cx="6645910"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09DE4" id="Freeform 9" o:spid="_x0000_s1026" style="position:absolute;margin-left:36pt;margin-top:26.7pt;width:523.3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" path="m,l10466,e" filled="f" strokecolor="#bcbcbc">
                <v:path arrowok="t" o:connecttype="custom" o:connectlocs="0,0;6645910,0" o:connectangles="0,0"/>
                <w10:wrap type="topAndBottom" anchorx="page"/>
              </v:shape>
            </w:pict>
          </mc:Fallback>
        </mc:AlternateContent>
      </w:r>
      <w:r w:rsidR="00E8776B">
        <w:rPr>
          <w:noProof/>
        </w:rPr>
        <w:drawing>
          <wp:anchor distT="0" distB="0" distL="0" distR="0" simplePos="0" relativeHeight="250390528" behindDoc="1" locked="0" layoutInCell="1" allowOverlap="1" wp14:anchorId="05550436" wp14:editId="298F338E">
            <wp:simplePos x="0" y="0"/>
            <wp:positionH relativeFrom="page">
              <wp:posOffset>0</wp:posOffset>
            </wp:positionH>
            <wp:positionV relativeFrom="page">
              <wp:posOffset>0</wp:posOffset>
            </wp:positionV>
            <wp:extent cx="7556500" cy="10680700"/>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2" w:name="Results"/>
      <w:bookmarkEnd w:id="12"/>
      <w:r w:rsidR="00E8776B">
        <w:rPr>
          <w:w w:val="105"/>
        </w:rPr>
        <w:t>Results</w:t>
      </w:r>
    </w:p>
    <w:p w14:paraId="4A46B31C" w14:textId="77777777" w:rsidR="00617E67" w:rsidRDefault="00E8776B">
      <w:pPr>
        <w:pStyle w:val="Heading2"/>
        <w:spacing w:before="227" w:line="283" w:lineRule="auto"/>
        <w:ind w:left="120" w:firstLine="0"/>
      </w:pPr>
      <w:bookmarkStart w:id="13" w:name="Metaboverse_is_a_dynamic,_user-friendly_"/>
      <w:bookmarkEnd w:id="13"/>
      <w:proofErr w:type="spellStart"/>
      <w:r>
        <w:rPr>
          <w:w w:val="105"/>
        </w:rPr>
        <w:t>Metaboverse</w:t>
      </w:r>
      <w:proofErr w:type="spellEnd"/>
      <w:r>
        <w:rPr>
          <w:w w:val="105"/>
        </w:rPr>
        <w:t xml:space="preserve"> is a dynamic, user-friendly tool for the exploration of high-throughput biological data in organism-specific pathways.</w:t>
      </w:r>
    </w:p>
    <w:p w14:paraId="15520647" w14:textId="77777777" w:rsidR="00617E67" w:rsidRDefault="00E8776B">
      <w:pPr>
        <w:pStyle w:val="Heading3"/>
        <w:spacing w:before="223"/>
        <w:ind w:left="120" w:firstLine="0"/>
      </w:pPr>
      <w:bookmarkStart w:id="14" w:name="Overview."/>
      <w:bookmarkEnd w:id="14"/>
      <w:r>
        <w:rPr>
          <w:w w:val="105"/>
        </w:rPr>
        <w:t>Overview.</w:t>
      </w:r>
    </w:p>
    <w:p w14:paraId="06C781C0" w14:textId="77777777" w:rsidR="00617E67" w:rsidRDefault="00617E67">
      <w:pPr>
        <w:pStyle w:val="BodyText"/>
        <w:spacing w:before="10"/>
        <w:rPr>
          <w:b/>
          <w:sz w:val="29"/>
        </w:rPr>
      </w:pPr>
    </w:p>
    <w:p w14:paraId="2EC95FD1" w14:textId="77777777" w:rsidR="00617E67" w:rsidRDefault="00E8776B">
      <w:pPr>
        <w:pStyle w:val="BodyText"/>
        <w:spacing w:before="1" w:line="280" w:lineRule="auto"/>
        <w:ind w:left="120" w:right="172"/>
      </w:pPr>
      <w:r>
        <w:rPr>
          <w:w w:val="105"/>
        </w:rPr>
        <w:t xml:space="preserve">We designed </w:t>
      </w:r>
      <w:proofErr w:type="spellStart"/>
      <w:r>
        <w:rPr>
          <w:w w:val="105"/>
        </w:rPr>
        <w:t>Metaboverse</w:t>
      </w:r>
      <w:proofErr w:type="spellEnd"/>
      <w:r>
        <w:rPr>
          <w:w w:val="105"/>
        </w:rPr>
        <w:t xml:space="preserve"> as a light-weight, self-contained app for the dynamic exploration of high- throughput biological data. The pathway curations are derived from </w:t>
      </w:r>
      <w:proofErr w:type="spellStart"/>
      <w:r>
        <w:rPr>
          <w:w w:val="105"/>
        </w:rPr>
        <w:t>Reactome</w:t>
      </w:r>
      <w:proofErr w:type="spellEnd"/>
      <w:r>
        <w:rPr>
          <w:w w:val="105"/>
        </w:rPr>
        <w:t xml:space="preserve"> [ </w:t>
      </w:r>
      <w:hyperlink w:anchor="_bookmark21" w:history="1">
        <w:r>
          <w:rPr>
            <w:color w:val="2195F2"/>
            <w:spacing w:val="3"/>
            <w:w w:val="105"/>
            <w:u w:val="single" w:color="2195F2"/>
          </w:rPr>
          <w:t>14</w:t>
        </w:r>
      </w:hyperlink>
      <w:r>
        <w:rPr>
          <w:spacing w:val="3"/>
          <w:w w:val="105"/>
        </w:rPr>
        <w:t xml:space="preserve">], </w:t>
      </w:r>
      <w:r>
        <w:rPr>
          <w:w w:val="105"/>
        </w:rPr>
        <w:t xml:space="preserve">coupled with metabolite name cross-referencing from the </w:t>
      </w:r>
      <w:proofErr w:type="spellStart"/>
      <w:r>
        <w:rPr>
          <w:w w:val="105"/>
        </w:rPr>
        <w:t>ChEBI</w:t>
      </w:r>
      <w:proofErr w:type="spellEnd"/>
      <w:r>
        <w:rPr>
          <w:w w:val="105"/>
        </w:rPr>
        <w:t xml:space="preserve"> </w:t>
      </w:r>
      <w:r>
        <w:rPr>
          <w:spacing w:val="9"/>
          <w:w w:val="105"/>
        </w:rPr>
        <w:t>[</w:t>
      </w:r>
      <w:hyperlink w:anchor="_bookmark22" w:history="1">
        <w:r>
          <w:rPr>
            <w:color w:val="2195F2"/>
            <w:spacing w:val="9"/>
            <w:w w:val="105"/>
            <w:u w:val="single" w:color="2195F2"/>
          </w:rPr>
          <w:t>15</w:t>
        </w:r>
      </w:hyperlink>
      <w:r>
        <w:rPr>
          <w:spacing w:val="9"/>
          <w:w w:val="105"/>
        </w:rPr>
        <w:t xml:space="preserve">] </w:t>
      </w:r>
      <w:r>
        <w:rPr>
          <w:w w:val="105"/>
        </w:rPr>
        <w:t xml:space="preserve">and the Human Metabolome (HMDB) [ </w:t>
      </w:r>
      <w:hyperlink w:anchor="_bookmark23" w:history="1">
        <w:r>
          <w:rPr>
            <w:color w:val="2195F2"/>
            <w:spacing w:val="4"/>
            <w:w w:val="105"/>
            <w:u w:val="single" w:color="2195F2"/>
          </w:rPr>
          <w:t>16</w:t>
        </w:r>
      </w:hyperlink>
      <w:r>
        <w:rPr>
          <w:spacing w:val="4"/>
          <w:w w:val="105"/>
        </w:rPr>
        <w:t xml:space="preserve">] </w:t>
      </w:r>
      <w:r>
        <w:rPr>
          <w:w w:val="105"/>
        </w:rPr>
        <w:t>databases.</w:t>
      </w:r>
      <w:r>
        <w:rPr>
          <w:spacing w:val="-5"/>
          <w:w w:val="105"/>
        </w:rPr>
        <w:t xml:space="preserve"> </w:t>
      </w:r>
      <w:r>
        <w:rPr>
          <w:w w:val="105"/>
        </w:rPr>
        <w:t>As</w:t>
      </w:r>
      <w:r>
        <w:rPr>
          <w:spacing w:val="-4"/>
          <w:w w:val="105"/>
        </w:rPr>
        <w:t xml:space="preserve"> </w:t>
      </w:r>
      <w:r>
        <w:rPr>
          <w:w w:val="105"/>
        </w:rPr>
        <w:t>of</w:t>
      </w:r>
      <w:r>
        <w:rPr>
          <w:spacing w:val="-5"/>
          <w:w w:val="105"/>
        </w:rPr>
        <w:t xml:space="preserve"> </w:t>
      </w:r>
      <w:r>
        <w:rPr>
          <w:w w:val="105"/>
        </w:rPr>
        <w:t>the</w:t>
      </w:r>
      <w:r>
        <w:rPr>
          <w:spacing w:val="-4"/>
          <w:w w:val="105"/>
        </w:rPr>
        <w:t xml:space="preserve"> </w:t>
      </w:r>
      <w:r>
        <w:rPr>
          <w:w w:val="105"/>
        </w:rPr>
        <w:t>time</w:t>
      </w:r>
      <w:r>
        <w:rPr>
          <w:spacing w:val="-4"/>
          <w:w w:val="105"/>
        </w:rPr>
        <w:t xml:space="preserve"> </w:t>
      </w:r>
      <w:r>
        <w:rPr>
          <w:w w:val="105"/>
        </w:rPr>
        <w:t>of</w:t>
      </w:r>
      <w:r>
        <w:rPr>
          <w:spacing w:val="-5"/>
          <w:w w:val="105"/>
        </w:rPr>
        <w:t xml:space="preserve"> </w:t>
      </w:r>
      <w:r>
        <w:rPr>
          <w:w w:val="105"/>
        </w:rPr>
        <w:t>writing</w:t>
      </w:r>
      <w:r>
        <w:rPr>
          <w:spacing w:val="-4"/>
          <w:w w:val="105"/>
        </w:rPr>
        <w:t xml:space="preserve"> </w:t>
      </w:r>
      <w:r>
        <w:rPr>
          <w:w w:val="105"/>
        </w:rPr>
        <w:t>this</w:t>
      </w:r>
      <w:r>
        <w:rPr>
          <w:spacing w:val="-5"/>
          <w:w w:val="105"/>
        </w:rPr>
        <w:t xml:space="preserve"> </w:t>
      </w:r>
      <w:r>
        <w:rPr>
          <w:w w:val="105"/>
        </w:rPr>
        <w:t>manuscript,</w:t>
      </w:r>
      <w:r>
        <w:rPr>
          <w:spacing w:val="-4"/>
          <w:w w:val="105"/>
        </w:rPr>
        <w:t xml:space="preserve"> </w:t>
      </w:r>
      <w:proofErr w:type="spellStart"/>
      <w:r>
        <w:rPr>
          <w:w w:val="105"/>
        </w:rPr>
        <w:t>Metaboverse</w:t>
      </w:r>
      <w:proofErr w:type="spellEnd"/>
      <w:r>
        <w:rPr>
          <w:spacing w:val="-4"/>
          <w:w w:val="105"/>
        </w:rPr>
        <w:t xml:space="preserve"> </w:t>
      </w:r>
      <w:r>
        <w:rPr>
          <w:w w:val="105"/>
        </w:rPr>
        <w:t>is</w:t>
      </w:r>
      <w:r>
        <w:rPr>
          <w:spacing w:val="-5"/>
          <w:w w:val="105"/>
        </w:rPr>
        <w:t xml:space="preserve"> </w:t>
      </w:r>
      <w:r>
        <w:rPr>
          <w:w w:val="105"/>
        </w:rPr>
        <w:t>capable</w:t>
      </w:r>
      <w:r>
        <w:rPr>
          <w:spacing w:val="-4"/>
          <w:w w:val="105"/>
        </w:rPr>
        <w:t xml:space="preserve"> </w:t>
      </w:r>
      <w:r>
        <w:rPr>
          <w:w w:val="105"/>
        </w:rPr>
        <w:t>of</w:t>
      </w:r>
      <w:r>
        <w:rPr>
          <w:spacing w:val="-4"/>
          <w:w w:val="105"/>
        </w:rPr>
        <w:t xml:space="preserve"> </w:t>
      </w:r>
      <w:r>
        <w:rPr>
          <w:w w:val="105"/>
        </w:rPr>
        <w:t>analyzing</w:t>
      </w:r>
      <w:r>
        <w:rPr>
          <w:spacing w:val="-5"/>
          <w:w w:val="105"/>
        </w:rPr>
        <w:t xml:space="preserve"> </w:t>
      </w:r>
      <w:r>
        <w:rPr>
          <w:w w:val="105"/>
        </w:rPr>
        <w:t>data</w:t>
      </w:r>
      <w:r>
        <w:rPr>
          <w:spacing w:val="-4"/>
          <w:w w:val="105"/>
        </w:rPr>
        <w:t xml:space="preserve"> </w:t>
      </w:r>
      <w:r>
        <w:rPr>
          <w:w w:val="105"/>
        </w:rPr>
        <w:t>for</w:t>
      </w:r>
      <w:r>
        <w:rPr>
          <w:spacing w:val="-5"/>
          <w:w w:val="105"/>
        </w:rPr>
        <w:t xml:space="preserve"> </w:t>
      </w:r>
      <w:r>
        <w:rPr>
          <w:w w:val="105"/>
        </w:rPr>
        <w:t xml:space="preserve">over ninety species. A user begins by providing a previously curated </w:t>
      </w:r>
      <w:proofErr w:type="spellStart"/>
      <w:r>
        <w:rPr>
          <w:w w:val="105"/>
        </w:rPr>
        <w:t>Metaboverse</w:t>
      </w:r>
      <w:proofErr w:type="spellEnd"/>
      <w:r>
        <w:rPr>
          <w:w w:val="105"/>
        </w:rPr>
        <w:t xml:space="preserve"> file, or the desired output location for a new curation and organism of interest. Next, the user provides the relevant transcriptomic, proteomic, and/or </w:t>
      </w:r>
      <w:proofErr w:type="spellStart"/>
      <w:r>
        <w:rPr>
          <w:w w:val="105"/>
        </w:rPr>
        <w:t>metabolomic</w:t>
      </w:r>
      <w:proofErr w:type="spellEnd"/>
      <w:r>
        <w:rPr>
          <w:w w:val="105"/>
        </w:rPr>
        <w:t xml:space="preserve"> datasets to layer onto the global reaction network of their organism of interest. These data categories can be extended to any dataset that uses the relevant mapping IDs; for example, one could provide ribosome profiling translation efficiency values mapped to the appropriate gene IDs for layering onto the network and downstream analysis. During this step, the user will also specify a few experimental parameters for consideration during downstream analysis and visualization. Following these user inputs, the organism’s network, data processing, and motif analysis (discussed further below) are curated, and a curation file is output for future analysis (see Figure</w:t>
      </w:r>
      <w:r>
        <w:rPr>
          <w:spacing w:val="-14"/>
          <w:w w:val="105"/>
        </w:rPr>
        <w:t xml:space="preserve"> </w:t>
      </w:r>
      <w:hyperlink w:anchor="_bookmark2" w:history="1">
        <w:r>
          <w:rPr>
            <w:color w:val="2195F2"/>
            <w:spacing w:val="4"/>
            <w:w w:val="105"/>
            <w:u w:val="single" w:color="2195F2"/>
          </w:rPr>
          <w:t>3</w:t>
        </w:r>
      </w:hyperlink>
      <w:r>
        <w:rPr>
          <w:spacing w:val="4"/>
          <w:w w:val="105"/>
        </w:rPr>
        <w:t>).</w:t>
      </w:r>
    </w:p>
    <w:p w14:paraId="7E6DB02F" w14:textId="77777777" w:rsidR="00617E67" w:rsidRDefault="00617E67">
      <w:pPr>
        <w:pStyle w:val="BodyText"/>
        <w:spacing w:before="4"/>
        <w:rPr>
          <w:sz w:val="27"/>
        </w:rPr>
      </w:pPr>
    </w:p>
    <w:p w14:paraId="510D046B" w14:textId="77777777" w:rsidR="00617E67" w:rsidRDefault="00E8776B">
      <w:pPr>
        <w:pStyle w:val="BodyText"/>
        <w:spacing w:line="280" w:lineRule="auto"/>
        <w:ind w:left="119" w:right="368"/>
      </w:pPr>
      <w:r>
        <w:rPr>
          <w:w w:val="105"/>
        </w:rPr>
        <w:t>We chose to format network visualizations in a reaction-centric format. This means that a sub- network unit comprises of a reaction node, linked with its reaction input and reaction output nodes, along with any nodes for modifiers. If modifier nodes are a protein complex, the component proteins of that complex are linked to the complex node. Any genes available in the database are linked to their related proteins. Each node and link-type are color-coded to help users quickly distinguish the details of a reaction sub-network structure. Reactions with matching input or output sides are then naturally linked, allowing a multi-reaction pathway to emerge from this graph structure. This formatting differs from other formatting styles users may be familiar with, such as KEGG pathway maps, for a couple of reasons. While this methodology differs from more classical methods, each pathway in the visualization module contains a button linking to a more classically formatted representation of the pathway for reference.</w:t>
      </w:r>
    </w:p>
    <w:p w14:paraId="7B6F54C2" w14:textId="77777777" w:rsidR="00617E67" w:rsidRDefault="00617E67">
      <w:pPr>
        <w:spacing w:line="280" w:lineRule="auto"/>
        <w:sectPr w:rsidR="00617E67">
          <w:pgSz w:w="11900" w:h="16820"/>
          <w:pgMar w:top="640" w:right="600" w:bottom="280" w:left="600" w:header="720" w:footer="720" w:gutter="0"/>
          <w:cols w:space="720"/>
        </w:sectPr>
      </w:pPr>
    </w:p>
    <w:p w14:paraId="79139926" w14:textId="77777777" w:rsidR="00617E67" w:rsidRDefault="00E8776B">
      <w:pPr>
        <w:pStyle w:val="BodyText"/>
        <w:ind w:left="120"/>
        <w:rPr>
          <w:sz w:val="20"/>
        </w:rPr>
      </w:pPr>
      <w:r>
        <w:rPr>
          <w:noProof/>
        </w:rPr>
        <w:lastRenderedPageBreak/>
        <w:drawing>
          <wp:anchor distT="0" distB="0" distL="0" distR="0" simplePos="0" relativeHeight="250391552" behindDoc="1" locked="0" layoutInCell="1" allowOverlap="1" wp14:anchorId="75B9A14E" wp14:editId="6D6E1B8E">
            <wp:simplePos x="0" y="0"/>
            <wp:positionH relativeFrom="page">
              <wp:posOffset>0</wp:posOffset>
            </wp:positionH>
            <wp:positionV relativeFrom="page">
              <wp:posOffset>0</wp:posOffset>
            </wp:positionV>
            <wp:extent cx="7556500" cy="10680700"/>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14:anchorId="3423F7EB" wp14:editId="62EACA69">
            <wp:extent cx="6596253" cy="8518779"/>
            <wp:effectExtent l="0" t="0" r="0" b="0"/>
            <wp:docPr id="3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jpeg"/>
                    <pic:cNvPicPr/>
                  </pic:nvPicPr>
                  <pic:blipFill>
                    <a:blip r:embed="rId13" cstate="print"/>
                    <a:stretch>
                      <a:fillRect/>
                    </a:stretch>
                  </pic:blipFill>
                  <pic:spPr>
                    <a:xfrm>
                      <a:off x="0" y="0"/>
                      <a:ext cx="6596253" cy="8518779"/>
                    </a:xfrm>
                    <a:prstGeom prst="rect">
                      <a:avLst/>
                    </a:prstGeom>
                  </pic:spPr>
                </pic:pic>
              </a:graphicData>
            </a:graphic>
          </wp:inline>
        </w:drawing>
      </w:r>
    </w:p>
    <w:p w14:paraId="7FE73E9D" w14:textId="77777777" w:rsidR="00617E67" w:rsidRDefault="00617E67">
      <w:pPr>
        <w:pStyle w:val="BodyText"/>
        <w:spacing w:before="10"/>
        <w:rPr>
          <w:sz w:val="12"/>
        </w:rPr>
      </w:pPr>
    </w:p>
    <w:p w14:paraId="6559F7F5" w14:textId="77777777" w:rsidR="00617E67" w:rsidRDefault="00E8776B">
      <w:pPr>
        <w:spacing w:before="131" w:line="292" w:lineRule="auto"/>
        <w:ind w:left="120" w:right="368"/>
        <w:rPr>
          <w:sz w:val="18"/>
        </w:rPr>
      </w:pPr>
      <w:bookmarkStart w:id="15" w:name="_bookmark2"/>
      <w:bookmarkEnd w:id="15"/>
      <w:r>
        <w:rPr>
          <w:b/>
          <w:w w:val="110"/>
          <w:sz w:val="18"/>
        </w:rPr>
        <w:t xml:space="preserve">Figure 3: </w:t>
      </w:r>
      <w:proofErr w:type="spellStart"/>
      <w:r>
        <w:rPr>
          <w:b/>
          <w:w w:val="110"/>
          <w:sz w:val="18"/>
        </w:rPr>
        <w:t>Metaboverse</w:t>
      </w:r>
      <w:proofErr w:type="spellEnd"/>
      <w:r>
        <w:rPr>
          <w:b/>
          <w:w w:val="110"/>
          <w:sz w:val="18"/>
        </w:rPr>
        <w:t xml:space="preserve"> package overview. </w:t>
      </w:r>
      <w:r>
        <w:rPr>
          <w:w w:val="110"/>
          <w:sz w:val="18"/>
        </w:rPr>
        <w:t xml:space="preserve">Illustration outlining the data input, processing, and exploration steps of the </w:t>
      </w:r>
      <w:proofErr w:type="spellStart"/>
      <w:r>
        <w:rPr>
          <w:w w:val="110"/>
          <w:sz w:val="18"/>
        </w:rPr>
        <w:t>Metaboverse</w:t>
      </w:r>
      <w:proofErr w:type="spellEnd"/>
      <w:r>
        <w:rPr>
          <w:w w:val="110"/>
          <w:sz w:val="18"/>
        </w:rPr>
        <w:t xml:space="preserve"> package.</w:t>
      </w:r>
    </w:p>
    <w:p w14:paraId="478A53A3" w14:textId="77777777" w:rsidR="00617E67" w:rsidRDefault="00617E67">
      <w:pPr>
        <w:spacing w:line="292" w:lineRule="auto"/>
        <w:rPr>
          <w:sz w:val="18"/>
        </w:rPr>
        <w:sectPr w:rsidR="00617E67">
          <w:pgSz w:w="11900" w:h="16820"/>
          <w:pgMar w:top="1020" w:right="600" w:bottom="280" w:left="600" w:header="720" w:footer="720" w:gutter="0"/>
          <w:cols w:space="720"/>
        </w:sectPr>
      </w:pPr>
    </w:p>
    <w:p w14:paraId="20B761B1" w14:textId="77777777" w:rsidR="00617E67" w:rsidRDefault="00E8776B">
      <w:pPr>
        <w:pStyle w:val="Heading3"/>
        <w:spacing w:before="112"/>
        <w:ind w:left="120" w:firstLine="0"/>
      </w:pPr>
      <w:r>
        <w:rPr>
          <w:noProof/>
        </w:rPr>
        <w:lastRenderedPageBreak/>
        <w:drawing>
          <wp:anchor distT="0" distB="0" distL="0" distR="0" simplePos="0" relativeHeight="250392576" behindDoc="1" locked="0" layoutInCell="1" allowOverlap="1" wp14:anchorId="64640864" wp14:editId="6CA2D3E5">
            <wp:simplePos x="0" y="0"/>
            <wp:positionH relativeFrom="page">
              <wp:posOffset>0</wp:posOffset>
            </wp:positionH>
            <wp:positionV relativeFrom="page">
              <wp:posOffset>0</wp:posOffset>
            </wp:positionV>
            <wp:extent cx="7556500" cy="10680700"/>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6" w:name="Handling_data_sparsity_within_the_biolog"/>
      <w:bookmarkEnd w:id="16"/>
      <w:r>
        <w:rPr>
          <w:w w:val="105"/>
        </w:rPr>
        <w:t>Handling data sparsity within the biological global network.</w:t>
      </w:r>
    </w:p>
    <w:p w14:paraId="362B9619" w14:textId="77777777" w:rsidR="00617E67" w:rsidRDefault="00617E67">
      <w:pPr>
        <w:pStyle w:val="BodyText"/>
        <w:spacing w:before="11"/>
        <w:rPr>
          <w:b/>
          <w:sz w:val="29"/>
        </w:rPr>
      </w:pPr>
    </w:p>
    <w:p w14:paraId="412A0BE8" w14:textId="77777777" w:rsidR="00617E67" w:rsidRDefault="00E8776B">
      <w:pPr>
        <w:pStyle w:val="BodyText"/>
        <w:spacing w:line="280" w:lineRule="auto"/>
        <w:ind w:left="119" w:right="368"/>
      </w:pPr>
      <w:r>
        <w:rPr>
          <w:w w:val="105"/>
        </w:rPr>
        <w:t xml:space="preserve">Missing data points, particularly in metabolomics experiments, are frequent and can make the analysis of pathways and identification of regulatory patterns in the network challenging. While thousands of metabolites are known to participate in human metabolism, the current state of the technology for determining which mass spectra belong to which metabolite can be challenging and often results in a limited number of data points being quantified. These can lead to gaps in the metabolic network, which can be challenging to explore and analyze. We, therefore, developed a reaction compression algorithm (detailed more in the Methods section) that collapses up to three reactions with missing data points if they can be bridged with known data on the distal ends of the reaction path. Methods similar to this have been used in </w:t>
      </w:r>
      <w:proofErr w:type="spellStart"/>
      <w:r>
        <w:rPr>
          <w:w w:val="105"/>
        </w:rPr>
        <w:t>metabolomic</w:t>
      </w:r>
      <w:proofErr w:type="spellEnd"/>
      <w:r>
        <w:rPr>
          <w:w w:val="105"/>
        </w:rPr>
        <w:t xml:space="preserve"> analysis before to identify amino acid-related metabolites [</w:t>
      </w:r>
      <w:hyperlink w:anchor="_bookmark24" w:history="1">
        <w:r>
          <w:rPr>
            <w:color w:val="2195F2"/>
            <w:w w:val="105"/>
            <w:u w:val="single" w:color="2195F2"/>
          </w:rPr>
          <w:t>17</w:t>
        </w:r>
      </w:hyperlink>
      <w:r>
        <w:rPr>
          <w:w w:val="105"/>
        </w:rPr>
        <w:t>], but we introduce the first computational implementation to our knowledge and adopt a slightly more conservative collapsing scheme. These reactions, or pseudo- reactions, are visually distinct to show users where reactions were collapsed and understand what that pseudo-reaction summarizes.</w:t>
      </w:r>
    </w:p>
    <w:p w14:paraId="0517A06C" w14:textId="77777777" w:rsidR="00617E67" w:rsidRDefault="00617E67">
      <w:pPr>
        <w:pStyle w:val="BodyText"/>
        <w:spacing w:before="3"/>
        <w:rPr>
          <w:sz w:val="27"/>
        </w:rPr>
      </w:pPr>
    </w:p>
    <w:p w14:paraId="7671FA3D" w14:textId="77777777" w:rsidR="00617E67" w:rsidRDefault="00E8776B">
      <w:pPr>
        <w:pStyle w:val="Heading3"/>
        <w:spacing w:before="1"/>
        <w:ind w:left="119" w:firstLine="0"/>
      </w:pPr>
      <w:bookmarkStart w:id="17" w:name="Rapid_identification_of_interesting_regu"/>
      <w:bookmarkEnd w:id="17"/>
      <w:r>
        <w:rPr>
          <w:w w:val="110"/>
        </w:rPr>
        <w:t>Rapid identification of interesting regulatory patterns in the reaction network.</w:t>
      </w:r>
    </w:p>
    <w:p w14:paraId="0D9A0068" w14:textId="77777777" w:rsidR="00617E67" w:rsidRDefault="00617E67">
      <w:pPr>
        <w:pStyle w:val="BodyText"/>
        <w:spacing w:before="10"/>
        <w:rPr>
          <w:b/>
          <w:sz w:val="29"/>
        </w:rPr>
      </w:pPr>
    </w:p>
    <w:p w14:paraId="680E4E33" w14:textId="77777777" w:rsidR="00617E67" w:rsidRDefault="00E8776B">
      <w:pPr>
        <w:pStyle w:val="BodyText"/>
        <w:spacing w:line="280" w:lineRule="auto"/>
        <w:ind w:left="119" w:right="153"/>
      </w:pPr>
      <w:r>
        <w:rPr>
          <w:w w:val="110"/>
        </w:rPr>
        <w:t>Following network curation, the user can visualize available reaction motifs identified across the global reaction network. In a computational science context, a motif is a re-occurring pattern in network structure or the organization of network entities and their relationships to one another. However,</w:t>
      </w:r>
      <w:r>
        <w:rPr>
          <w:spacing w:val="-33"/>
          <w:w w:val="110"/>
        </w:rPr>
        <w:t xml:space="preserve"> </w:t>
      </w:r>
      <w:r>
        <w:rPr>
          <w:w w:val="110"/>
        </w:rPr>
        <w:t>with</w:t>
      </w:r>
      <w:r>
        <w:rPr>
          <w:spacing w:val="-32"/>
          <w:w w:val="110"/>
        </w:rPr>
        <w:t xml:space="preserve"> </w:t>
      </w:r>
      <w:r>
        <w:rPr>
          <w:w w:val="110"/>
        </w:rPr>
        <w:t>-</w:t>
      </w:r>
      <w:proofErr w:type="spellStart"/>
      <w:r>
        <w:rPr>
          <w:w w:val="110"/>
        </w:rPr>
        <w:t>omic</w:t>
      </w:r>
      <w:proofErr w:type="spellEnd"/>
      <w:r>
        <w:rPr>
          <w:spacing w:val="-32"/>
          <w:w w:val="110"/>
        </w:rPr>
        <w:t xml:space="preserve"> </w:t>
      </w:r>
      <w:r>
        <w:rPr>
          <w:w w:val="110"/>
        </w:rPr>
        <w:t>data,</w:t>
      </w:r>
      <w:r>
        <w:rPr>
          <w:spacing w:val="-33"/>
          <w:w w:val="110"/>
        </w:rPr>
        <w:t xml:space="preserve"> </w:t>
      </w:r>
      <w:r>
        <w:rPr>
          <w:w w:val="110"/>
        </w:rPr>
        <w:t>we</w:t>
      </w:r>
      <w:r>
        <w:rPr>
          <w:spacing w:val="-32"/>
          <w:w w:val="110"/>
        </w:rPr>
        <w:t xml:space="preserve"> </w:t>
      </w:r>
      <w:r>
        <w:rPr>
          <w:w w:val="110"/>
        </w:rPr>
        <w:t>are</w:t>
      </w:r>
      <w:r>
        <w:rPr>
          <w:spacing w:val="-32"/>
          <w:w w:val="110"/>
        </w:rPr>
        <w:t xml:space="preserve"> </w:t>
      </w:r>
      <w:r>
        <w:rPr>
          <w:w w:val="110"/>
        </w:rPr>
        <w:t>more</w:t>
      </w:r>
      <w:r>
        <w:rPr>
          <w:spacing w:val="-32"/>
          <w:w w:val="110"/>
        </w:rPr>
        <w:t xml:space="preserve"> </w:t>
      </w:r>
      <w:r>
        <w:rPr>
          <w:w w:val="110"/>
        </w:rPr>
        <w:t>interested</w:t>
      </w:r>
      <w:r>
        <w:rPr>
          <w:spacing w:val="-33"/>
          <w:w w:val="110"/>
        </w:rPr>
        <w:t xml:space="preserve"> </w:t>
      </w:r>
      <w:r>
        <w:rPr>
          <w:w w:val="110"/>
        </w:rPr>
        <w:t>in</w:t>
      </w:r>
      <w:r>
        <w:rPr>
          <w:spacing w:val="-32"/>
          <w:w w:val="110"/>
        </w:rPr>
        <w:t xml:space="preserve"> </w:t>
      </w:r>
      <w:r>
        <w:rPr>
          <w:w w:val="110"/>
        </w:rPr>
        <w:t>identifying</w:t>
      </w:r>
      <w:r>
        <w:rPr>
          <w:spacing w:val="-32"/>
          <w:w w:val="110"/>
        </w:rPr>
        <w:t xml:space="preserve"> </w:t>
      </w:r>
      <w:r>
        <w:rPr>
          <w:w w:val="110"/>
        </w:rPr>
        <w:t>patterns</w:t>
      </w:r>
      <w:r>
        <w:rPr>
          <w:spacing w:val="-32"/>
          <w:w w:val="110"/>
        </w:rPr>
        <w:t xml:space="preserve"> </w:t>
      </w:r>
      <w:r>
        <w:rPr>
          <w:w w:val="110"/>
        </w:rPr>
        <w:t>in</w:t>
      </w:r>
      <w:r>
        <w:rPr>
          <w:spacing w:val="-33"/>
          <w:w w:val="110"/>
        </w:rPr>
        <w:t xml:space="preserve"> </w:t>
      </w:r>
      <w:r>
        <w:rPr>
          <w:w w:val="110"/>
        </w:rPr>
        <w:t>expression</w:t>
      </w:r>
      <w:r>
        <w:rPr>
          <w:spacing w:val="-32"/>
          <w:w w:val="110"/>
        </w:rPr>
        <w:t xml:space="preserve"> </w:t>
      </w:r>
      <w:r>
        <w:rPr>
          <w:w w:val="110"/>
        </w:rPr>
        <w:t>or</w:t>
      </w:r>
      <w:r>
        <w:rPr>
          <w:spacing w:val="-32"/>
          <w:w w:val="110"/>
        </w:rPr>
        <w:t xml:space="preserve"> </w:t>
      </w:r>
      <w:r>
        <w:rPr>
          <w:w w:val="110"/>
        </w:rPr>
        <w:t xml:space="preserve">abundance of genes, proteins, and metabolites. Previous work by </w:t>
      </w:r>
      <w:proofErr w:type="spellStart"/>
      <w:r>
        <w:rPr>
          <w:w w:val="110"/>
        </w:rPr>
        <w:t>Checkik</w:t>
      </w:r>
      <w:proofErr w:type="spellEnd"/>
      <w:r>
        <w:rPr>
          <w:w w:val="110"/>
        </w:rPr>
        <w:t>, et al. introduced the concept of “activity</w:t>
      </w:r>
      <w:r>
        <w:rPr>
          <w:spacing w:val="-28"/>
          <w:w w:val="110"/>
        </w:rPr>
        <w:t xml:space="preserve"> </w:t>
      </w:r>
      <w:r>
        <w:rPr>
          <w:w w:val="110"/>
        </w:rPr>
        <w:t>motifs,”</w:t>
      </w:r>
      <w:r>
        <w:rPr>
          <w:spacing w:val="-27"/>
          <w:w w:val="110"/>
        </w:rPr>
        <w:t xml:space="preserve"> </w:t>
      </w:r>
      <w:r>
        <w:rPr>
          <w:w w:val="110"/>
        </w:rPr>
        <w:t>where</w:t>
      </w:r>
      <w:r>
        <w:rPr>
          <w:spacing w:val="-28"/>
          <w:w w:val="110"/>
        </w:rPr>
        <w:t xml:space="preserve"> </w:t>
      </w:r>
      <w:r>
        <w:rPr>
          <w:w w:val="110"/>
        </w:rPr>
        <w:t>instead</w:t>
      </w:r>
      <w:r>
        <w:rPr>
          <w:spacing w:val="-27"/>
          <w:w w:val="110"/>
        </w:rPr>
        <w:t xml:space="preserve"> </w:t>
      </w:r>
      <w:r>
        <w:rPr>
          <w:w w:val="110"/>
        </w:rPr>
        <w:t>of</w:t>
      </w:r>
      <w:r>
        <w:rPr>
          <w:spacing w:val="-28"/>
          <w:w w:val="110"/>
        </w:rPr>
        <w:t xml:space="preserve"> </w:t>
      </w:r>
      <w:r>
        <w:rPr>
          <w:w w:val="110"/>
        </w:rPr>
        <w:t>identifying</w:t>
      </w:r>
      <w:r>
        <w:rPr>
          <w:spacing w:val="-27"/>
          <w:w w:val="110"/>
        </w:rPr>
        <w:t xml:space="preserve"> </w:t>
      </w:r>
      <w:r>
        <w:rPr>
          <w:w w:val="110"/>
        </w:rPr>
        <w:t>motifs</w:t>
      </w:r>
      <w:r>
        <w:rPr>
          <w:spacing w:val="-28"/>
          <w:w w:val="110"/>
        </w:rPr>
        <w:t xml:space="preserve"> </w:t>
      </w:r>
      <w:r>
        <w:rPr>
          <w:w w:val="110"/>
        </w:rPr>
        <w:t>based</w:t>
      </w:r>
      <w:r>
        <w:rPr>
          <w:spacing w:val="-27"/>
          <w:w w:val="110"/>
        </w:rPr>
        <w:t xml:space="preserve"> </w:t>
      </w:r>
      <w:r>
        <w:rPr>
          <w:w w:val="110"/>
        </w:rPr>
        <w:t>on</w:t>
      </w:r>
      <w:r>
        <w:rPr>
          <w:spacing w:val="-27"/>
          <w:w w:val="110"/>
        </w:rPr>
        <w:t xml:space="preserve"> </w:t>
      </w:r>
      <w:r>
        <w:rPr>
          <w:w w:val="110"/>
        </w:rPr>
        <w:t>network</w:t>
      </w:r>
      <w:r>
        <w:rPr>
          <w:spacing w:val="-28"/>
          <w:w w:val="110"/>
        </w:rPr>
        <w:t xml:space="preserve"> </w:t>
      </w:r>
      <w:r>
        <w:rPr>
          <w:w w:val="110"/>
        </w:rPr>
        <w:t>structure,</w:t>
      </w:r>
      <w:r>
        <w:rPr>
          <w:spacing w:val="-27"/>
          <w:w w:val="110"/>
        </w:rPr>
        <w:t xml:space="preserve"> </w:t>
      </w:r>
      <w:r>
        <w:rPr>
          <w:w w:val="110"/>
        </w:rPr>
        <w:t>they</w:t>
      </w:r>
      <w:r>
        <w:rPr>
          <w:spacing w:val="-28"/>
          <w:w w:val="110"/>
        </w:rPr>
        <w:t xml:space="preserve"> </w:t>
      </w:r>
      <w:r>
        <w:rPr>
          <w:w w:val="110"/>
        </w:rPr>
        <w:t>were</w:t>
      </w:r>
      <w:r>
        <w:rPr>
          <w:spacing w:val="-27"/>
          <w:w w:val="110"/>
        </w:rPr>
        <w:t xml:space="preserve"> </w:t>
      </w:r>
      <w:r>
        <w:rPr>
          <w:w w:val="110"/>
        </w:rPr>
        <w:t>identified using</w:t>
      </w:r>
      <w:r>
        <w:rPr>
          <w:spacing w:val="-34"/>
          <w:w w:val="110"/>
        </w:rPr>
        <w:t xml:space="preserve"> </w:t>
      </w:r>
      <w:r>
        <w:rPr>
          <w:w w:val="110"/>
        </w:rPr>
        <w:t>the</w:t>
      </w:r>
      <w:r>
        <w:rPr>
          <w:spacing w:val="-33"/>
          <w:w w:val="110"/>
        </w:rPr>
        <w:t xml:space="preserve"> </w:t>
      </w:r>
      <w:r>
        <w:rPr>
          <w:w w:val="110"/>
        </w:rPr>
        <w:t>expression</w:t>
      </w:r>
      <w:r>
        <w:rPr>
          <w:spacing w:val="-34"/>
          <w:w w:val="110"/>
        </w:rPr>
        <w:t xml:space="preserve"> </w:t>
      </w:r>
      <w:r>
        <w:rPr>
          <w:w w:val="110"/>
        </w:rPr>
        <w:t>characteristics</w:t>
      </w:r>
      <w:r>
        <w:rPr>
          <w:spacing w:val="-33"/>
          <w:w w:val="110"/>
        </w:rPr>
        <w:t xml:space="preserve"> </w:t>
      </w:r>
      <w:r>
        <w:rPr>
          <w:w w:val="110"/>
        </w:rPr>
        <w:t>of</w:t>
      </w:r>
      <w:r>
        <w:rPr>
          <w:spacing w:val="-34"/>
          <w:w w:val="110"/>
        </w:rPr>
        <w:t xml:space="preserve"> </w:t>
      </w:r>
      <w:r>
        <w:rPr>
          <w:w w:val="110"/>
        </w:rPr>
        <w:t>nodes</w:t>
      </w:r>
      <w:r>
        <w:rPr>
          <w:spacing w:val="-33"/>
          <w:w w:val="110"/>
        </w:rPr>
        <w:t xml:space="preserve"> </w:t>
      </w:r>
      <w:r>
        <w:rPr>
          <w:w w:val="110"/>
        </w:rPr>
        <w:t>in</w:t>
      </w:r>
      <w:r>
        <w:rPr>
          <w:spacing w:val="-33"/>
          <w:w w:val="110"/>
        </w:rPr>
        <w:t xml:space="preserve"> </w:t>
      </w:r>
      <w:r>
        <w:rPr>
          <w:w w:val="110"/>
        </w:rPr>
        <w:t>transcription</w:t>
      </w:r>
      <w:r>
        <w:rPr>
          <w:spacing w:val="-34"/>
          <w:w w:val="110"/>
        </w:rPr>
        <w:t xml:space="preserve"> </w:t>
      </w:r>
      <w:r>
        <w:rPr>
          <w:w w:val="110"/>
        </w:rPr>
        <w:t>factor</w:t>
      </w:r>
      <w:r>
        <w:rPr>
          <w:spacing w:val="-33"/>
          <w:w w:val="110"/>
        </w:rPr>
        <w:t xml:space="preserve"> </w:t>
      </w:r>
      <w:r>
        <w:rPr>
          <w:w w:val="110"/>
        </w:rPr>
        <w:t>binding</w:t>
      </w:r>
      <w:r>
        <w:rPr>
          <w:spacing w:val="-34"/>
          <w:w w:val="110"/>
        </w:rPr>
        <w:t xml:space="preserve"> </w:t>
      </w:r>
      <w:r>
        <w:rPr>
          <w:w w:val="110"/>
        </w:rPr>
        <w:t>signaling</w:t>
      </w:r>
      <w:r>
        <w:rPr>
          <w:spacing w:val="-33"/>
          <w:w w:val="110"/>
        </w:rPr>
        <w:t xml:space="preserve"> </w:t>
      </w:r>
      <w:r>
        <w:rPr>
          <w:w w:val="110"/>
        </w:rPr>
        <w:t>networks</w:t>
      </w:r>
      <w:r>
        <w:rPr>
          <w:spacing w:val="-33"/>
          <w:w w:val="110"/>
        </w:rPr>
        <w:t xml:space="preserve"> </w:t>
      </w:r>
      <w:r>
        <w:rPr>
          <w:w w:val="110"/>
        </w:rPr>
        <w:t>[</w:t>
      </w:r>
      <w:r>
        <w:rPr>
          <w:spacing w:val="-50"/>
          <w:w w:val="110"/>
        </w:rPr>
        <w:t xml:space="preserve"> </w:t>
      </w:r>
      <w:hyperlink w:anchor="_bookmark20" w:history="1">
        <w:r>
          <w:rPr>
            <w:color w:val="2195F2"/>
            <w:spacing w:val="3"/>
            <w:w w:val="110"/>
            <w:u w:val="single" w:color="2195F2"/>
          </w:rPr>
          <w:t>13</w:t>
        </w:r>
      </w:hyperlink>
      <w:r>
        <w:rPr>
          <w:spacing w:val="3"/>
          <w:w w:val="110"/>
        </w:rPr>
        <w:t xml:space="preserve">]. </w:t>
      </w:r>
      <w:r>
        <w:rPr>
          <w:w w:val="110"/>
        </w:rPr>
        <w:t>We adapted this methodology to identify and interactively display interesting regulatory hotspots within</w:t>
      </w:r>
      <w:r>
        <w:rPr>
          <w:spacing w:val="-35"/>
          <w:w w:val="110"/>
        </w:rPr>
        <w:t xml:space="preserve"> </w:t>
      </w:r>
      <w:r>
        <w:rPr>
          <w:w w:val="110"/>
        </w:rPr>
        <w:t>the</w:t>
      </w:r>
      <w:r>
        <w:rPr>
          <w:spacing w:val="-35"/>
          <w:w w:val="110"/>
        </w:rPr>
        <w:t xml:space="preserve"> </w:t>
      </w:r>
      <w:r>
        <w:rPr>
          <w:w w:val="110"/>
        </w:rPr>
        <w:t>global</w:t>
      </w:r>
      <w:r>
        <w:rPr>
          <w:spacing w:val="-34"/>
          <w:w w:val="110"/>
        </w:rPr>
        <w:t xml:space="preserve"> </w:t>
      </w:r>
      <w:r>
        <w:rPr>
          <w:w w:val="110"/>
        </w:rPr>
        <w:t>reaction</w:t>
      </w:r>
      <w:r>
        <w:rPr>
          <w:spacing w:val="-35"/>
          <w:w w:val="110"/>
        </w:rPr>
        <w:t xml:space="preserve"> </w:t>
      </w:r>
      <w:r>
        <w:rPr>
          <w:w w:val="110"/>
        </w:rPr>
        <w:t>network.</w:t>
      </w:r>
      <w:r>
        <w:rPr>
          <w:spacing w:val="-35"/>
          <w:w w:val="110"/>
        </w:rPr>
        <w:t xml:space="preserve"> </w:t>
      </w:r>
      <w:r>
        <w:rPr>
          <w:w w:val="110"/>
        </w:rPr>
        <w:t>For</w:t>
      </w:r>
      <w:r>
        <w:rPr>
          <w:spacing w:val="-34"/>
          <w:w w:val="110"/>
        </w:rPr>
        <w:t xml:space="preserve"> </w:t>
      </w:r>
      <w:r>
        <w:rPr>
          <w:w w:val="110"/>
        </w:rPr>
        <w:t>example,</w:t>
      </w:r>
      <w:r>
        <w:rPr>
          <w:spacing w:val="-35"/>
          <w:w w:val="110"/>
        </w:rPr>
        <w:t xml:space="preserve"> </w:t>
      </w:r>
      <w:r>
        <w:rPr>
          <w:w w:val="110"/>
        </w:rPr>
        <w:t>a</w:t>
      </w:r>
      <w:r>
        <w:rPr>
          <w:spacing w:val="-34"/>
          <w:w w:val="110"/>
        </w:rPr>
        <w:t xml:space="preserve"> </w:t>
      </w:r>
      <w:r>
        <w:rPr>
          <w:w w:val="110"/>
        </w:rPr>
        <w:t>reaction’s</w:t>
      </w:r>
      <w:r>
        <w:rPr>
          <w:spacing w:val="-35"/>
          <w:w w:val="110"/>
        </w:rPr>
        <w:t xml:space="preserve"> </w:t>
      </w:r>
      <w:r>
        <w:rPr>
          <w:w w:val="110"/>
        </w:rPr>
        <w:t>inputs</w:t>
      </w:r>
      <w:r>
        <w:rPr>
          <w:spacing w:val="-35"/>
          <w:w w:val="110"/>
        </w:rPr>
        <w:t xml:space="preserve"> </w:t>
      </w:r>
      <w:r>
        <w:rPr>
          <w:w w:val="110"/>
        </w:rPr>
        <w:t>may</w:t>
      </w:r>
      <w:r>
        <w:rPr>
          <w:spacing w:val="-34"/>
          <w:w w:val="110"/>
        </w:rPr>
        <w:t xml:space="preserve"> </w:t>
      </w:r>
      <w:r>
        <w:rPr>
          <w:w w:val="110"/>
        </w:rPr>
        <w:t>exhibit</w:t>
      </w:r>
      <w:r>
        <w:rPr>
          <w:spacing w:val="-35"/>
          <w:w w:val="110"/>
        </w:rPr>
        <w:t xml:space="preserve"> </w:t>
      </w:r>
      <w:r>
        <w:rPr>
          <w:w w:val="110"/>
        </w:rPr>
        <w:t>increased</w:t>
      </w:r>
      <w:r>
        <w:rPr>
          <w:spacing w:val="-35"/>
          <w:w w:val="110"/>
        </w:rPr>
        <w:t xml:space="preserve"> </w:t>
      </w:r>
      <w:r>
        <w:rPr>
          <w:w w:val="110"/>
        </w:rPr>
        <w:t>levels</w:t>
      </w:r>
      <w:r>
        <w:rPr>
          <w:spacing w:val="-34"/>
          <w:w w:val="110"/>
        </w:rPr>
        <w:t xml:space="preserve"> </w:t>
      </w:r>
      <w:r>
        <w:rPr>
          <w:w w:val="110"/>
        </w:rPr>
        <w:t>and its</w:t>
      </w:r>
      <w:r>
        <w:rPr>
          <w:spacing w:val="-16"/>
          <w:w w:val="110"/>
        </w:rPr>
        <w:t xml:space="preserve"> </w:t>
      </w:r>
      <w:r>
        <w:rPr>
          <w:w w:val="110"/>
        </w:rPr>
        <w:t>outputs</w:t>
      </w:r>
      <w:r>
        <w:rPr>
          <w:spacing w:val="-15"/>
          <w:w w:val="110"/>
        </w:rPr>
        <w:t xml:space="preserve"> </w:t>
      </w:r>
      <w:r>
        <w:rPr>
          <w:w w:val="110"/>
        </w:rPr>
        <w:t>low</w:t>
      </w:r>
      <w:r>
        <w:rPr>
          <w:spacing w:val="-16"/>
          <w:w w:val="110"/>
        </w:rPr>
        <w:t xml:space="preserve"> </w:t>
      </w:r>
      <w:r>
        <w:rPr>
          <w:w w:val="110"/>
        </w:rPr>
        <w:t>levels,</w:t>
      </w:r>
      <w:r>
        <w:rPr>
          <w:spacing w:val="-15"/>
          <w:w w:val="110"/>
        </w:rPr>
        <w:t xml:space="preserve"> </w:t>
      </w:r>
      <w:r>
        <w:rPr>
          <w:w w:val="110"/>
        </w:rPr>
        <w:t>indicating</w:t>
      </w:r>
      <w:r>
        <w:rPr>
          <w:spacing w:val="-15"/>
          <w:w w:val="110"/>
        </w:rPr>
        <w:t xml:space="preserve"> </w:t>
      </w:r>
      <w:r>
        <w:rPr>
          <w:w w:val="110"/>
        </w:rPr>
        <w:t>a</w:t>
      </w:r>
      <w:r>
        <w:rPr>
          <w:spacing w:val="-16"/>
          <w:w w:val="110"/>
        </w:rPr>
        <w:t xml:space="preserve"> </w:t>
      </w:r>
      <w:r>
        <w:rPr>
          <w:w w:val="110"/>
        </w:rPr>
        <w:t>regulatory</w:t>
      </w:r>
      <w:r>
        <w:rPr>
          <w:spacing w:val="-15"/>
          <w:w w:val="110"/>
        </w:rPr>
        <w:t xml:space="preserve"> </w:t>
      </w:r>
      <w:r>
        <w:rPr>
          <w:w w:val="110"/>
        </w:rPr>
        <w:t>event</w:t>
      </w:r>
      <w:r>
        <w:rPr>
          <w:spacing w:val="-15"/>
          <w:w w:val="110"/>
        </w:rPr>
        <w:t xml:space="preserve"> </w:t>
      </w:r>
      <w:r>
        <w:rPr>
          <w:w w:val="110"/>
        </w:rPr>
        <w:t>occurring</w:t>
      </w:r>
      <w:r>
        <w:rPr>
          <w:spacing w:val="-16"/>
          <w:w w:val="110"/>
        </w:rPr>
        <w:t xml:space="preserve"> </w:t>
      </w:r>
      <w:r>
        <w:rPr>
          <w:w w:val="110"/>
        </w:rPr>
        <w:t>at</w:t>
      </w:r>
      <w:r>
        <w:rPr>
          <w:spacing w:val="-15"/>
          <w:w w:val="110"/>
        </w:rPr>
        <w:t xml:space="preserve"> </w:t>
      </w:r>
      <w:r>
        <w:rPr>
          <w:w w:val="110"/>
        </w:rPr>
        <w:t>the</w:t>
      </w:r>
      <w:r>
        <w:rPr>
          <w:spacing w:val="-16"/>
          <w:w w:val="110"/>
        </w:rPr>
        <w:t xml:space="preserve"> </w:t>
      </w:r>
      <w:r>
        <w:rPr>
          <w:w w:val="110"/>
        </w:rPr>
        <w:t>reaction.</w:t>
      </w:r>
    </w:p>
    <w:p w14:paraId="07DAF21E" w14:textId="77777777" w:rsidR="00617E67" w:rsidRDefault="00617E67">
      <w:pPr>
        <w:pStyle w:val="BodyText"/>
        <w:spacing w:before="1"/>
        <w:rPr>
          <w:sz w:val="27"/>
        </w:rPr>
      </w:pPr>
    </w:p>
    <w:p w14:paraId="7587187A" w14:textId="77777777" w:rsidR="00617E67" w:rsidRDefault="00E8776B">
      <w:pPr>
        <w:pStyle w:val="BodyText"/>
        <w:spacing w:line="280" w:lineRule="auto"/>
        <w:ind w:left="120"/>
      </w:pPr>
      <w:r>
        <w:rPr>
          <w:w w:val="110"/>
        </w:rPr>
        <w:t xml:space="preserve">In </w:t>
      </w:r>
      <w:proofErr w:type="spellStart"/>
      <w:r>
        <w:rPr>
          <w:w w:val="110"/>
        </w:rPr>
        <w:t>Metaboverse</w:t>
      </w:r>
      <w:proofErr w:type="spellEnd"/>
      <w:r>
        <w:rPr>
          <w:w w:val="110"/>
        </w:rPr>
        <w:t>, we define a motif as a regulatory pattern identified across a reaction or pseudo- reaction.</w:t>
      </w:r>
      <w:r>
        <w:rPr>
          <w:spacing w:val="-25"/>
          <w:w w:val="110"/>
        </w:rPr>
        <w:t xml:space="preserve"> </w:t>
      </w:r>
      <w:proofErr w:type="spellStart"/>
      <w:r>
        <w:rPr>
          <w:w w:val="110"/>
        </w:rPr>
        <w:t>Metaboverse</w:t>
      </w:r>
      <w:proofErr w:type="spellEnd"/>
      <w:r>
        <w:rPr>
          <w:spacing w:val="-25"/>
          <w:w w:val="110"/>
        </w:rPr>
        <w:t xml:space="preserve"> </w:t>
      </w:r>
      <w:r>
        <w:rPr>
          <w:w w:val="110"/>
        </w:rPr>
        <w:t>contains</w:t>
      </w:r>
      <w:r>
        <w:rPr>
          <w:spacing w:val="-25"/>
          <w:w w:val="110"/>
        </w:rPr>
        <w:t xml:space="preserve"> </w:t>
      </w:r>
      <w:r>
        <w:rPr>
          <w:w w:val="110"/>
        </w:rPr>
        <w:t>a</w:t>
      </w:r>
      <w:r>
        <w:rPr>
          <w:spacing w:val="-25"/>
          <w:w w:val="110"/>
        </w:rPr>
        <w:t xml:space="preserve"> </w:t>
      </w:r>
      <w:r>
        <w:rPr>
          <w:w w:val="110"/>
        </w:rPr>
        <w:t>library</w:t>
      </w:r>
      <w:r>
        <w:rPr>
          <w:spacing w:val="-25"/>
          <w:w w:val="110"/>
        </w:rPr>
        <w:t xml:space="preserve"> </w:t>
      </w:r>
      <w:r>
        <w:rPr>
          <w:w w:val="110"/>
        </w:rPr>
        <w:t>of</w:t>
      </w:r>
      <w:r>
        <w:rPr>
          <w:spacing w:val="-25"/>
          <w:w w:val="110"/>
        </w:rPr>
        <w:t xml:space="preserve"> </w:t>
      </w:r>
      <w:r>
        <w:rPr>
          <w:w w:val="110"/>
        </w:rPr>
        <w:t>default</w:t>
      </w:r>
      <w:r>
        <w:rPr>
          <w:spacing w:val="-25"/>
          <w:w w:val="110"/>
        </w:rPr>
        <w:t xml:space="preserve"> </w:t>
      </w:r>
      <w:r>
        <w:rPr>
          <w:w w:val="110"/>
        </w:rPr>
        <w:t>motifs</w:t>
      </w:r>
      <w:r>
        <w:rPr>
          <w:spacing w:val="-25"/>
          <w:w w:val="110"/>
        </w:rPr>
        <w:t xml:space="preserve"> </w:t>
      </w:r>
      <w:r>
        <w:rPr>
          <w:w w:val="110"/>
        </w:rPr>
        <w:t>to</w:t>
      </w:r>
      <w:r>
        <w:rPr>
          <w:spacing w:val="-25"/>
          <w:w w:val="110"/>
        </w:rPr>
        <w:t xml:space="preserve"> </w:t>
      </w:r>
      <w:r>
        <w:rPr>
          <w:w w:val="110"/>
        </w:rPr>
        <w:t>search</w:t>
      </w:r>
      <w:r>
        <w:rPr>
          <w:spacing w:val="-25"/>
          <w:w w:val="110"/>
        </w:rPr>
        <w:t xml:space="preserve"> </w:t>
      </w:r>
      <w:r>
        <w:rPr>
          <w:w w:val="110"/>
        </w:rPr>
        <w:t>the</w:t>
      </w:r>
      <w:r>
        <w:rPr>
          <w:spacing w:val="-25"/>
          <w:w w:val="110"/>
        </w:rPr>
        <w:t xml:space="preserve"> </w:t>
      </w:r>
      <w:r>
        <w:rPr>
          <w:w w:val="110"/>
        </w:rPr>
        <w:t>network</w:t>
      </w:r>
      <w:r>
        <w:rPr>
          <w:spacing w:val="-25"/>
          <w:w w:val="110"/>
        </w:rPr>
        <w:t xml:space="preserve"> </w:t>
      </w:r>
      <w:r>
        <w:rPr>
          <w:w w:val="110"/>
        </w:rPr>
        <w:t>for,</w:t>
      </w:r>
      <w:r>
        <w:rPr>
          <w:spacing w:val="-25"/>
          <w:w w:val="110"/>
        </w:rPr>
        <w:t xml:space="preserve"> </w:t>
      </w:r>
      <w:r>
        <w:rPr>
          <w:w w:val="110"/>
        </w:rPr>
        <w:t>and</w:t>
      </w:r>
      <w:r>
        <w:rPr>
          <w:spacing w:val="-25"/>
          <w:w w:val="110"/>
        </w:rPr>
        <w:t xml:space="preserve"> </w:t>
      </w:r>
      <w:r>
        <w:rPr>
          <w:w w:val="110"/>
        </w:rPr>
        <w:t>users</w:t>
      </w:r>
      <w:r>
        <w:rPr>
          <w:spacing w:val="-25"/>
          <w:w w:val="110"/>
        </w:rPr>
        <w:t xml:space="preserve"> </w:t>
      </w:r>
      <w:r>
        <w:rPr>
          <w:w w:val="110"/>
        </w:rPr>
        <w:t>can define custom motifs they would like to identify across the global network (please refer to the documentation</w:t>
      </w:r>
      <w:r>
        <w:rPr>
          <w:spacing w:val="-32"/>
          <w:w w:val="110"/>
        </w:rPr>
        <w:t xml:space="preserve"> </w:t>
      </w:r>
      <w:r>
        <w:rPr>
          <w:w w:val="110"/>
        </w:rPr>
        <w:t>for</w:t>
      </w:r>
      <w:r>
        <w:rPr>
          <w:spacing w:val="-32"/>
          <w:w w:val="110"/>
        </w:rPr>
        <w:t xml:space="preserve"> </w:t>
      </w:r>
      <w:r>
        <w:rPr>
          <w:w w:val="110"/>
        </w:rPr>
        <w:t>more</w:t>
      </w:r>
      <w:r>
        <w:rPr>
          <w:spacing w:val="-31"/>
          <w:w w:val="110"/>
        </w:rPr>
        <w:t xml:space="preserve"> </w:t>
      </w:r>
      <w:r>
        <w:rPr>
          <w:w w:val="110"/>
        </w:rPr>
        <w:t>details</w:t>
      </w:r>
      <w:r>
        <w:rPr>
          <w:spacing w:val="-32"/>
          <w:w w:val="110"/>
        </w:rPr>
        <w:t xml:space="preserve"> </w:t>
      </w:r>
      <w:r>
        <w:rPr>
          <w:w w:val="110"/>
        </w:rPr>
        <w:t>on</w:t>
      </w:r>
      <w:r>
        <w:rPr>
          <w:spacing w:val="-32"/>
          <w:w w:val="110"/>
        </w:rPr>
        <w:t xml:space="preserve"> </w:t>
      </w:r>
      <w:r>
        <w:rPr>
          <w:w w:val="110"/>
        </w:rPr>
        <w:t>available</w:t>
      </w:r>
      <w:r>
        <w:rPr>
          <w:spacing w:val="-31"/>
          <w:w w:val="110"/>
        </w:rPr>
        <w:t xml:space="preserve"> </w:t>
      </w:r>
      <w:r>
        <w:rPr>
          <w:w w:val="110"/>
        </w:rPr>
        <w:t>motifs</w:t>
      </w:r>
      <w:r>
        <w:rPr>
          <w:spacing w:val="-32"/>
          <w:w w:val="110"/>
        </w:rPr>
        <w:t xml:space="preserve"> </w:t>
      </w:r>
      <w:r>
        <w:rPr>
          <w:w w:val="110"/>
        </w:rPr>
        <w:t>[</w:t>
      </w:r>
      <w:r>
        <w:rPr>
          <w:spacing w:val="-51"/>
          <w:w w:val="110"/>
        </w:rPr>
        <w:t xml:space="preserve"> </w:t>
      </w:r>
      <w:hyperlink w:anchor="_bookmark25" w:history="1">
        <w:r>
          <w:rPr>
            <w:color w:val="2195F2"/>
            <w:spacing w:val="2"/>
            <w:w w:val="110"/>
            <w:u w:val="single" w:color="2195F2"/>
          </w:rPr>
          <w:t>18</w:t>
        </w:r>
      </w:hyperlink>
      <w:r>
        <w:rPr>
          <w:spacing w:val="2"/>
          <w:w w:val="110"/>
        </w:rPr>
        <w:t>]).</w:t>
      </w:r>
      <w:r>
        <w:rPr>
          <w:spacing w:val="-32"/>
          <w:w w:val="110"/>
        </w:rPr>
        <w:t xml:space="preserve"> </w:t>
      </w:r>
      <w:proofErr w:type="spellStart"/>
      <w:r>
        <w:rPr>
          <w:w w:val="110"/>
        </w:rPr>
        <w:t>Metaboverse</w:t>
      </w:r>
      <w:proofErr w:type="spellEnd"/>
      <w:r>
        <w:rPr>
          <w:spacing w:val="-32"/>
          <w:w w:val="110"/>
        </w:rPr>
        <w:t xml:space="preserve"> </w:t>
      </w:r>
      <w:r>
        <w:rPr>
          <w:w w:val="110"/>
        </w:rPr>
        <w:t>will</w:t>
      </w:r>
      <w:r>
        <w:rPr>
          <w:spacing w:val="-31"/>
          <w:w w:val="110"/>
        </w:rPr>
        <w:t xml:space="preserve"> </w:t>
      </w:r>
      <w:r>
        <w:rPr>
          <w:w w:val="110"/>
        </w:rPr>
        <w:t>search</w:t>
      </w:r>
      <w:r>
        <w:rPr>
          <w:spacing w:val="-32"/>
          <w:w w:val="110"/>
        </w:rPr>
        <w:t xml:space="preserve"> </w:t>
      </w:r>
      <w:r>
        <w:rPr>
          <w:w w:val="110"/>
        </w:rPr>
        <w:t>the</w:t>
      </w:r>
      <w:r>
        <w:rPr>
          <w:spacing w:val="-32"/>
          <w:w w:val="110"/>
        </w:rPr>
        <w:t xml:space="preserve"> </w:t>
      </w:r>
      <w:r>
        <w:rPr>
          <w:w w:val="110"/>
        </w:rPr>
        <w:t>global</w:t>
      </w:r>
      <w:r>
        <w:rPr>
          <w:spacing w:val="-31"/>
          <w:w w:val="110"/>
        </w:rPr>
        <w:t xml:space="preserve"> </w:t>
      </w:r>
      <w:r>
        <w:rPr>
          <w:w w:val="110"/>
        </w:rPr>
        <w:t>network from a pre-defined library of regulatory patterns (regulatory hotspots, or motifs) and return a graphical</w:t>
      </w:r>
      <w:r>
        <w:rPr>
          <w:spacing w:val="-27"/>
          <w:w w:val="110"/>
        </w:rPr>
        <w:t xml:space="preserve"> </w:t>
      </w:r>
      <w:r>
        <w:rPr>
          <w:w w:val="110"/>
        </w:rPr>
        <w:t>stamp</w:t>
      </w:r>
      <w:r>
        <w:rPr>
          <w:spacing w:val="-27"/>
          <w:w w:val="110"/>
        </w:rPr>
        <w:t xml:space="preserve"> </w:t>
      </w:r>
      <w:r>
        <w:rPr>
          <w:w w:val="110"/>
        </w:rPr>
        <w:t>view</w:t>
      </w:r>
      <w:r>
        <w:rPr>
          <w:spacing w:val="-27"/>
          <w:w w:val="110"/>
        </w:rPr>
        <w:t xml:space="preserve"> </w:t>
      </w:r>
      <w:r>
        <w:rPr>
          <w:w w:val="110"/>
        </w:rPr>
        <w:t>of</w:t>
      </w:r>
      <w:r>
        <w:rPr>
          <w:spacing w:val="-26"/>
          <w:w w:val="110"/>
        </w:rPr>
        <w:t xml:space="preserve"> </w:t>
      </w:r>
      <w:r>
        <w:rPr>
          <w:w w:val="110"/>
        </w:rPr>
        <w:t>conserved</w:t>
      </w:r>
      <w:r>
        <w:rPr>
          <w:spacing w:val="-27"/>
          <w:w w:val="110"/>
        </w:rPr>
        <w:t xml:space="preserve"> </w:t>
      </w:r>
      <w:r>
        <w:rPr>
          <w:w w:val="110"/>
        </w:rPr>
        <w:t>patterns.</w:t>
      </w:r>
      <w:r>
        <w:rPr>
          <w:spacing w:val="-27"/>
          <w:w w:val="110"/>
        </w:rPr>
        <w:t xml:space="preserve"> </w:t>
      </w:r>
      <w:r>
        <w:rPr>
          <w:w w:val="110"/>
        </w:rPr>
        <w:t>These</w:t>
      </w:r>
      <w:r>
        <w:rPr>
          <w:spacing w:val="-26"/>
          <w:w w:val="110"/>
        </w:rPr>
        <w:t xml:space="preserve"> </w:t>
      </w:r>
      <w:r>
        <w:rPr>
          <w:w w:val="110"/>
        </w:rPr>
        <w:t>motifs</w:t>
      </w:r>
      <w:r>
        <w:rPr>
          <w:spacing w:val="-27"/>
          <w:w w:val="110"/>
        </w:rPr>
        <w:t xml:space="preserve"> </w:t>
      </w:r>
      <w:r>
        <w:rPr>
          <w:w w:val="110"/>
        </w:rPr>
        <w:t>by</w:t>
      </w:r>
      <w:r>
        <w:rPr>
          <w:spacing w:val="-27"/>
          <w:w w:val="110"/>
        </w:rPr>
        <w:t xml:space="preserve"> </w:t>
      </w:r>
      <w:r>
        <w:rPr>
          <w:w w:val="110"/>
        </w:rPr>
        <w:t>default</w:t>
      </w:r>
      <w:r>
        <w:rPr>
          <w:spacing w:val="-27"/>
          <w:w w:val="110"/>
        </w:rPr>
        <w:t xml:space="preserve"> </w:t>
      </w:r>
      <w:r>
        <w:rPr>
          <w:w w:val="110"/>
        </w:rPr>
        <w:t>are</w:t>
      </w:r>
      <w:r>
        <w:rPr>
          <w:spacing w:val="-26"/>
          <w:w w:val="110"/>
        </w:rPr>
        <w:t xml:space="preserve"> </w:t>
      </w:r>
      <w:r>
        <w:rPr>
          <w:w w:val="110"/>
        </w:rPr>
        <w:t>ordered</w:t>
      </w:r>
      <w:r>
        <w:rPr>
          <w:spacing w:val="-27"/>
          <w:w w:val="110"/>
        </w:rPr>
        <w:t xml:space="preserve"> </w:t>
      </w:r>
      <w:r>
        <w:rPr>
          <w:w w:val="110"/>
        </w:rPr>
        <w:t>by</w:t>
      </w:r>
      <w:r>
        <w:rPr>
          <w:spacing w:val="-27"/>
          <w:w w:val="110"/>
        </w:rPr>
        <w:t xml:space="preserve"> </w:t>
      </w:r>
      <w:r>
        <w:rPr>
          <w:w w:val="110"/>
        </w:rPr>
        <w:t>the</w:t>
      </w:r>
      <w:r>
        <w:rPr>
          <w:spacing w:val="-26"/>
          <w:w w:val="110"/>
        </w:rPr>
        <w:t xml:space="preserve"> </w:t>
      </w:r>
      <w:r>
        <w:rPr>
          <w:w w:val="110"/>
        </w:rPr>
        <w:t>statistical values</w:t>
      </w:r>
      <w:r>
        <w:rPr>
          <w:spacing w:val="-23"/>
          <w:w w:val="110"/>
        </w:rPr>
        <w:t xml:space="preserve"> </w:t>
      </w:r>
      <w:r>
        <w:rPr>
          <w:w w:val="110"/>
        </w:rPr>
        <w:t>associated</w:t>
      </w:r>
      <w:r>
        <w:rPr>
          <w:spacing w:val="-23"/>
          <w:w w:val="110"/>
        </w:rPr>
        <w:t xml:space="preserve"> </w:t>
      </w:r>
      <w:r>
        <w:rPr>
          <w:w w:val="110"/>
        </w:rPr>
        <w:t>with</w:t>
      </w:r>
      <w:r>
        <w:rPr>
          <w:spacing w:val="-23"/>
          <w:w w:val="110"/>
        </w:rPr>
        <w:t xml:space="preserve"> </w:t>
      </w:r>
      <w:r>
        <w:rPr>
          <w:w w:val="110"/>
        </w:rPr>
        <w:t>the</w:t>
      </w:r>
      <w:r>
        <w:rPr>
          <w:spacing w:val="-23"/>
          <w:w w:val="110"/>
        </w:rPr>
        <w:t xml:space="preserve"> </w:t>
      </w:r>
      <w:r>
        <w:rPr>
          <w:w w:val="110"/>
        </w:rPr>
        <w:t>entity</w:t>
      </w:r>
      <w:r>
        <w:rPr>
          <w:spacing w:val="-23"/>
          <w:w w:val="110"/>
        </w:rPr>
        <w:t xml:space="preserve"> </w:t>
      </w:r>
      <w:r>
        <w:rPr>
          <w:w w:val="110"/>
        </w:rPr>
        <w:t>components</w:t>
      </w:r>
      <w:r>
        <w:rPr>
          <w:spacing w:val="-23"/>
          <w:w w:val="110"/>
        </w:rPr>
        <w:t xml:space="preserve"> </w:t>
      </w:r>
      <w:r>
        <w:rPr>
          <w:w w:val="110"/>
        </w:rPr>
        <w:t>of</w:t>
      </w:r>
      <w:r>
        <w:rPr>
          <w:spacing w:val="-23"/>
          <w:w w:val="110"/>
        </w:rPr>
        <w:t xml:space="preserve"> </w:t>
      </w:r>
      <w:r>
        <w:rPr>
          <w:w w:val="110"/>
        </w:rPr>
        <w:t>the</w:t>
      </w:r>
      <w:r>
        <w:rPr>
          <w:spacing w:val="-22"/>
          <w:w w:val="110"/>
        </w:rPr>
        <w:t xml:space="preserve"> </w:t>
      </w:r>
      <w:r>
        <w:rPr>
          <w:w w:val="110"/>
        </w:rPr>
        <w:t>motif,</w:t>
      </w:r>
      <w:r>
        <w:rPr>
          <w:spacing w:val="-23"/>
          <w:w w:val="110"/>
        </w:rPr>
        <w:t xml:space="preserve"> </w:t>
      </w:r>
      <w:r>
        <w:rPr>
          <w:w w:val="110"/>
        </w:rPr>
        <w:t>but</w:t>
      </w:r>
      <w:r>
        <w:rPr>
          <w:spacing w:val="-23"/>
          <w:w w:val="110"/>
        </w:rPr>
        <w:t xml:space="preserve"> </w:t>
      </w:r>
      <w:r>
        <w:rPr>
          <w:w w:val="110"/>
        </w:rPr>
        <w:t>can</w:t>
      </w:r>
      <w:r>
        <w:rPr>
          <w:spacing w:val="-23"/>
          <w:w w:val="110"/>
        </w:rPr>
        <w:t xml:space="preserve"> </w:t>
      </w:r>
      <w:r>
        <w:rPr>
          <w:w w:val="110"/>
        </w:rPr>
        <w:t>be</w:t>
      </w:r>
      <w:r>
        <w:rPr>
          <w:spacing w:val="-23"/>
          <w:w w:val="110"/>
        </w:rPr>
        <w:t xml:space="preserve"> </w:t>
      </w:r>
      <w:r>
        <w:rPr>
          <w:w w:val="110"/>
        </w:rPr>
        <w:t>ordered</w:t>
      </w:r>
      <w:r>
        <w:rPr>
          <w:spacing w:val="-23"/>
          <w:w w:val="110"/>
        </w:rPr>
        <w:t xml:space="preserve"> </w:t>
      </w:r>
      <w:r>
        <w:rPr>
          <w:w w:val="110"/>
        </w:rPr>
        <w:t>by</w:t>
      </w:r>
      <w:r>
        <w:rPr>
          <w:spacing w:val="-23"/>
          <w:w w:val="110"/>
        </w:rPr>
        <w:t xml:space="preserve"> </w:t>
      </w:r>
      <w:r>
        <w:rPr>
          <w:w w:val="110"/>
        </w:rPr>
        <w:t>the</w:t>
      </w:r>
      <w:r>
        <w:rPr>
          <w:spacing w:val="-22"/>
          <w:w w:val="110"/>
        </w:rPr>
        <w:t xml:space="preserve"> </w:t>
      </w:r>
      <w:r>
        <w:rPr>
          <w:w w:val="110"/>
        </w:rPr>
        <w:t>strength</w:t>
      </w:r>
      <w:r>
        <w:rPr>
          <w:spacing w:val="-23"/>
          <w:w w:val="110"/>
        </w:rPr>
        <w:t xml:space="preserve"> </w:t>
      </w:r>
      <w:r>
        <w:rPr>
          <w:w w:val="110"/>
        </w:rPr>
        <w:t>of</w:t>
      </w:r>
      <w:r>
        <w:rPr>
          <w:spacing w:val="-23"/>
          <w:w w:val="110"/>
        </w:rPr>
        <w:t xml:space="preserve"> </w:t>
      </w:r>
      <w:r>
        <w:rPr>
          <w:w w:val="110"/>
        </w:rPr>
        <w:t>the motif</w:t>
      </w:r>
      <w:r>
        <w:rPr>
          <w:spacing w:val="-33"/>
          <w:w w:val="110"/>
        </w:rPr>
        <w:t xml:space="preserve"> </w:t>
      </w:r>
      <w:r>
        <w:rPr>
          <w:w w:val="110"/>
        </w:rPr>
        <w:t>based</w:t>
      </w:r>
      <w:r>
        <w:rPr>
          <w:spacing w:val="-33"/>
          <w:w w:val="110"/>
        </w:rPr>
        <w:t xml:space="preserve"> </w:t>
      </w:r>
      <w:r>
        <w:rPr>
          <w:w w:val="110"/>
        </w:rPr>
        <w:t>on</w:t>
      </w:r>
      <w:r>
        <w:rPr>
          <w:spacing w:val="-33"/>
          <w:w w:val="110"/>
        </w:rPr>
        <w:t xml:space="preserve"> </w:t>
      </w:r>
      <w:r>
        <w:rPr>
          <w:w w:val="110"/>
        </w:rPr>
        <w:t>the</w:t>
      </w:r>
      <w:r>
        <w:rPr>
          <w:spacing w:val="-33"/>
          <w:w w:val="110"/>
        </w:rPr>
        <w:t xml:space="preserve"> </w:t>
      </w:r>
      <w:r>
        <w:rPr>
          <w:w w:val="110"/>
        </w:rPr>
        <w:t>magnitude</w:t>
      </w:r>
      <w:r>
        <w:rPr>
          <w:spacing w:val="-33"/>
          <w:w w:val="110"/>
        </w:rPr>
        <w:t xml:space="preserve"> </w:t>
      </w:r>
      <w:r>
        <w:rPr>
          <w:w w:val="110"/>
        </w:rPr>
        <w:t>of</w:t>
      </w:r>
      <w:r>
        <w:rPr>
          <w:spacing w:val="-33"/>
          <w:w w:val="110"/>
        </w:rPr>
        <w:t xml:space="preserve"> </w:t>
      </w:r>
      <w:r>
        <w:rPr>
          <w:w w:val="110"/>
        </w:rPr>
        <w:t>change.</w:t>
      </w:r>
      <w:r>
        <w:rPr>
          <w:spacing w:val="-33"/>
          <w:w w:val="110"/>
        </w:rPr>
        <w:t xml:space="preserve"> </w:t>
      </w:r>
      <w:r>
        <w:rPr>
          <w:w w:val="110"/>
        </w:rPr>
        <w:t>Statistical</w:t>
      </w:r>
      <w:r>
        <w:rPr>
          <w:spacing w:val="-33"/>
          <w:w w:val="110"/>
        </w:rPr>
        <w:t xml:space="preserve"> </w:t>
      </w:r>
      <w:r>
        <w:rPr>
          <w:w w:val="110"/>
        </w:rPr>
        <w:t>values</w:t>
      </w:r>
      <w:r>
        <w:rPr>
          <w:spacing w:val="-33"/>
          <w:w w:val="110"/>
        </w:rPr>
        <w:t xml:space="preserve"> </w:t>
      </w:r>
      <w:r>
        <w:rPr>
          <w:w w:val="110"/>
        </w:rPr>
        <w:t>associated</w:t>
      </w:r>
      <w:r>
        <w:rPr>
          <w:spacing w:val="-33"/>
          <w:w w:val="110"/>
        </w:rPr>
        <w:t xml:space="preserve"> </w:t>
      </w:r>
      <w:r>
        <w:rPr>
          <w:w w:val="110"/>
        </w:rPr>
        <w:t>with</w:t>
      </w:r>
      <w:r>
        <w:rPr>
          <w:spacing w:val="-33"/>
          <w:w w:val="110"/>
        </w:rPr>
        <w:t xml:space="preserve"> </w:t>
      </w:r>
      <w:r>
        <w:rPr>
          <w:w w:val="110"/>
        </w:rPr>
        <w:t>each</w:t>
      </w:r>
      <w:r>
        <w:rPr>
          <w:spacing w:val="-33"/>
          <w:w w:val="110"/>
        </w:rPr>
        <w:t xml:space="preserve"> </w:t>
      </w:r>
      <w:r>
        <w:rPr>
          <w:w w:val="110"/>
        </w:rPr>
        <w:t>measurement</w:t>
      </w:r>
      <w:r>
        <w:rPr>
          <w:spacing w:val="-33"/>
          <w:w w:val="110"/>
        </w:rPr>
        <w:t xml:space="preserve"> </w:t>
      </w:r>
      <w:r>
        <w:rPr>
          <w:w w:val="110"/>
        </w:rPr>
        <w:t>for</w:t>
      </w:r>
      <w:r>
        <w:rPr>
          <w:spacing w:val="-33"/>
          <w:w w:val="110"/>
        </w:rPr>
        <w:t xml:space="preserve"> </w:t>
      </w:r>
      <w:r>
        <w:rPr>
          <w:w w:val="110"/>
        </w:rPr>
        <w:t>a measured entity as provided by the user are used to weight these motifs and prioritize returned results.</w:t>
      </w:r>
      <w:r>
        <w:rPr>
          <w:spacing w:val="-35"/>
          <w:w w:val="110"/>
        </w:rPr>
        <w:t xml:space="preserve"> </w:t>
      </w:r>
      <w:r>
        <w:rPr>
          <w:w w:val="110"/>
        </w:rPr>
        <w:t>We</w:t>
      </w:r>
      <w:r>
        <w:rPr>
          <w:spacing w:val="-35"/>
          <w:w w:val="110"/>
        </w:rPr>
        <w:t xml:space="preserve"> </w:t>
      </w:r>
      <w:r>
        <w:rPr>
          <w:w w:val="110"/>
        </w:rPr>
        <w:t>use</w:t>
      </w:r>
      <w:r>
        <w:rPr>
          <w:spacing w:val="-35"/>
          <w:w w:val="110"/>
        </w:rPr>
        <w:t xml:space="preserve"> </w:t>
      </w:r>
      <w:r>
        <w:rPr>
          <w:w w:val="110"/>
        </w:rPr>
        <w:t>a</w:t>
      </w:r>
      <w:r>
        <w:rPr>
          <w:spacing w:val="-35"/>
          <w:w w:val="110"/>
        </w:rPr>
        <w:t xml:space="preserve"> </w:t>
      </w:r>
      <w:r>
        <w:rPr>
          <w:w w:val="110"/>
        </w:rPr>
        <w:t>three-tiered</w:t>
      </w:r>
      <w:r>
        <w:rPr>
          <w:spacing w:val="-35"/>
          <w:w w:val="110"/>
        </w:rPr>
        <w:t xml:space="preserve"> </w:t>
      </w:r>
      <w:r>
        <w:rPr>
          <w:w w:val="110"/>
        </w:rPr>
        <w:t>sorting</w:t>
      </w:r>
      <w:r>
        <w:rPr>
          <w:spacing w:val="-35"/>
          <w:w w:val="110"/>
        </w:rPr>
        <w:t xml:space="preserve"> </w:t>
      </w:r>
      <w:r>
        <w:rPr>
          <w:w w:val="110"/>
        </w:rPr>
        <w:t>strategy</w:t>
      </w:r>
      <w:r>
        <w:rPr>
          <w:spacing w:val="-35"/>
          <w:w w:val="110"/>
        </w:rPr>
        <w:t xml:space="preserve"> </w:t>
      </w:r>
      <w:r>
        <w:rPr>
          <w:w w:val="110"/>
        </w:rPr>
        <w:t>when</w:t>
      </w:r>
      <w:r>
        <w:rPr>
          <w:spacing w:val="-35"/>
          <w:w w:val="110"/>
        </w:rPr>
        <w:t xml:space="preserve"> </w:t>
      </w:r>
      <w:r>
        <w:rPr>
          <w:w w:val="110"/>
        </w:rPr>
        <w:t>sorting</w:t>
      </w:r>
      <w:r>
        <w:rPr>
          <w:spacing w:val="-35"/>
          <w:w w:val="110"/>
        </w:rPr>
        <w:t xml:space="preserve"> </w:t>
      </w:r>
      <w:r>
        <w:rPr>
          <w:w w:val="110"/>
        </w:rPr>
        <w:t>by</w:t>
      </w:r>
      <w:r>
        <w:rPr>
          <w:spacing w:val="-35"/>
          <w:w w:val="110"/>
        </w:rPr>
        <w:t xml:space="preserve"> </w:t>
      </w:r>
      <w:r>
        <w:rPr>
          <w:w w:val="110"/>
        </w:rPr>
        <w:t>the</w:t>
      </w:r>
      <w:r>
        <w:rPr>
          <w:spacing w:val="-35"/>
          <w:w w:val="110"/>
        </w:rPr>
        <w:t xml:space="preserve"> </w:t>
      </w:r>
      <w:r>
        <w:rPr>
          <w:w w:val="110"/>
        </w:rPr>
        <w:t>associated</w:t>
      </w:r>
      <w:r>
        <w:rPr>
          <w:spacing w:val="-35"/>
          <w:w w:val="110"/>
        </w:rPr>
        <w:t xml:space="preserve"> </w:t>
      </w:r>
      <w:r>
        <w:rPr>
          <w:w w:val="110"/>
        </w:rPr>
        <w:t>statistical</w:t>
      </w:r>
      <w:r>
        <w:rPr>
          <w:spacing w:val="-35"/>
          <w:w w:val="110"/>
        </w:rPr>
        <w:t xml:space="preserve"> </w:t>
      </w:r>
      <w:r>
        <w:rPr>
          <w:w w:val="110"/>
        </w:rPr>
        <w:t>values.</w:t>
      </w:r>
      <w:r>
        <w:rPr>
          <w:spacing w:val="-35"/>
          <w:w w:val="110"/>
        </w:rPr>
        <w:t xml:space="preserve"> </w:t>
      </w:r>
      <w:r>
        <w:rPr>
          <w:w w:val="110"/>
        </w:rPr>
        <w:t>The highest prioritized motifs are those where the relevant components on either side of the reaction (inputs vs. outputs) that determined the reaction motif are statistically significant. Of these motifs from the first tier, motifs are sorted by lowest to highest cumulative p-value or other relevant statistical value. In the second sorting tier, reactions with at least one side of the reaction with a statistically</w:t>
      </w:r>
      <w:r>
        <w:rPr>
          <w:spacing w:val="-30"/>
          <w:w w:val="110"/>
        </w:rPr>
        <w:t xml:space="preserve"> </w:t>
      </w:r>
      <w:r>
        <w:rPr>
          <w:w w:val="110"/>
        </w:rPr>
        <w:t>significant</w:t>
      </w:r>
      <w:r>
        <w:rPr>
          <w:spacing w:val="-30"/>
          <w:w w:val="110"/>
        </w:rPr>
        <w:t xml:space="preserve"> </w:t>
      </w:r>
      <w:r>
        <w:rPr>
          <w:w w:val="110"/>
        </w:rPr>
        <w:t>motif</w:t>
      </w:r>
      <w:r>
        <w:rPr>
          <w:spacing w:val="-30"/>
          <w:w w:val="110"/>
        </w:rPr>
        <w:t xml:space="preserve"> </w:t>
      </w:r>
      <w:r>
        <w:rPr>
          <w:w w:val="110"/>
        </w:rPr>
        <w:t>component</w:t>
      </w:r>
      <w:r>
        <w:rPr>
          <w:spacing w:val="-30"/>
          <w:w w:val="110"/>
        </w:rPr>
        <w:t xml:space="preserve"> </w:t>
      </w:r>
      <w:r>
        <w:rPr>
          <w:w w:val="110"/>
        </w:rPr>
        <w:t>are</w:t>
      </w:r>
      <w:r>
        <w:rPr>
          <w:spacing w:val="-29"/>
          <w:w w:val="110"/>
        </w:rPr>
        <w:t xml:space="preserve"> </w:t>
      </w:r>
      <w:r>
        <w:rPr>
          <w:w w:val="110"/>
        </w:rPr>
        <w:t>sorted</w:t>
      </w:r>
      <w:r>
        <w:rPr>
          <w:spacing w:val="-30"/>
          <w:w w:val="110"/>
        </w:rPr>
        <w:t xml:space="preserve"> </w:t>
      </w:r>
      <w:r>
        <w:rPr>
          <w:w w:val="110"/>
        </w:rPr>
        <w:t>by</w:t>
      </w:r>
      <w:r>
        <w:rPr>
          <w:spacing w:val="-30"/>
          <w:w w:val="110"/>
        </w:rPr>
        <w:t xml:space="preserve"> </w:t>
      </w:r>
      <w:r>
        <w:rPr>
          <w:w w:val="110"/>
        </w:rPr>
        <w:t>statistical</w:t>
      </w:r>
      <w:r>
        <w:rPr>
          <w:spacing w:val="-30"/>
          <w:w w:val="110"/>
        </w:rPr>
        <w:t xml:space="preserve"> </w:t>
      </w:r>
      <w:r>
        <w:rPr>
          <w:w w:val="110"/>
        </w:rPr>
        <w:t>strength.</w:t>
      </w:r>
      <w:r>
        <w:rPr>
          <w:spacing w:val="-30"/>
          <w:w w:val="110"/>
        </w:rPr>
        <w:t xml:space="preserve"> </w:t>
      </w:r>
      <w:r>
        <w:rPr>
          <w:w w:val="110"/>
        </w:rPr>
        <w:t>Finally,</w:t>
      </w:r>
      <w:r>
        <w:rPr>
          <w:spacing w:val="-29"/>
          <w:w w:val="110"/>
        </w:rPr>
        <w:t xml:space="preserve"> </w:t>
      </w:r>
      <w:r>
        <w:rPr>
          <w:w w:val="110"/>
        </w:rPr>
        <w:t>all</w:t>
      </w:r>
      <w:r>
        <w:rPr>
          <w:spacing w:val="-30"/>
          <w:w w:val="110"/>
        </w:rPr>
        <w:t xml:space="preserve"> </w:t>
      </w:r>
      <w:r>
        <w:rPr>
          <w:w w:val="110"/>
        </w:rPr>
        <w:t>other</w:t>
      </w:r>
      <w:r>
        <w:rPr>
          <w:spacing w:val="-30"/>
          <w:w w:val="110"/>
        </w:rPr>
        <w:t xml:space="preserve"> </w:t>
      </w:r>
      <w:r>
        <w:rPr>
          <w:w w:val="110"/>
        </w:rPr>
        <w:t>motifs</w:t>
      </w:r>
      <w:r>
        <w:rPr>
          <w:spacing w:val="-30"/>
          <w:w w:val="110"/>
        </w:rPr>
        <w:t xml:space="preserve"> </w:t>
      </w:r>
      <w:r>
        <w:rPr>
          <w:w w:val="110"/>
        </w:rPr>
        <w:t>are sorted</w:t>
      </w:r>
      <w:r>
        <w:rPr>
          <w:spacing w:val="-14"/>
          <w:w w:val="110"/>
        </w:rPr>
        <w:t xml:space="preserve"> </w:t>
      </w:r>
      <w:r>
        <w:rPr>
          <w:w w:val="110"/>
        </w:rPr>
        <w:t>by</w:t>
      </w:r>
      <w:r>
        <w:rPr>
          <w:spacing w:val="-14"/>
          <w:w w:val="110"/>
        </w:rPr>
        <w:t xml:space="preserve"> </w:t>
      </w:r>
      <w:r>
        <w:rPr>
          <w:w w:val="110"/>
        </w:rPr>
        <w:t>the</w:t>
      </w:r>
      <w:r>
        <w:rPr>
          <w:spacing w:val="-13"/>
          <w:w w:val="110"/>
        </w:rPr>
        <w:t xml:space="preserve"> </w:t>
      </w:r>
      <w:r>
        <w:rPr>
          <w:w w:val="110"/>
        </w:rPr>
        <w:t>cumulative</w:t>
      </w:r>
      <w:r>
        <w:rPr>
          <w:spacing w:val="-14"/>
          <w:w w:val="110"/>
        </w:rPr>
        <w:t xml:space="preserve"> </w:t>
      </w:r>
      <w:r>
        <w:rPr>
          <w:w w:val="110"/>
        </w:rPr>
        <w:t>statistical</w:t>
      </w:r>
      <w:r>
        <w:rPr>
          <w:spacing w:val="-13"/>
          <w:w w:val="110"/>
        </w:rPr>
        <w:t xml:space="preserve"> </w:t>
      </w:r>
      <w:r>
        <w:rPr>
          <w:w w:val="110"/>
        </w:rPr>
        <w:t>value</w:t>
      </w:r>
      <w:r>
        <w:rPr>
          <w:spacing w:val="-14"/>
          <w:w w:val="110"/>
        </w:rPr>
        <w:t xml:space="preserve"> </w:t>
      </w:r>
      <w:r>
        <w:rPr>
          <w:w w:val="110"/>
        </w:rPr>
        <w:t>for</w:t>
      </w:r>
      <w:r>
        <w:rPr>
          <w:spacing w:val="-13"/>
          <w:w w:val="110"/>
        </w:rPr>
        <w:t xml:space="preserve"> </w:t>
      </w:r>
      <w:r>
        <w:rPr>
          <w:w w:val="110"/>
        </w:rPr>
        <w:t>the</w:t>
      </w:r>
      <w:r>
        <w:rPr>
          <w:spacing w:val="-14"/>
          <w:w w:val="110"/>
        </w:rPr>
        <w:t xml:space="preserve"> </w:t>
      </w:r>
      <w:r>
        <w:rPr>
          <w:w w:val="110"/>
        </w:rPr>
        <w:t>motif</w:t>
      </w:r>
      <w:r>
        <w:rPr>
          <w:spacing w:val="-13"/>
          <w:w w:val="110"/>
        </w:rPr>
        <w:t xml:space="preserve"> </w:t>
      </w:r>
      <w:r>
        <w:rPr>
          <w:w w:val="110"/>
        </w:rPr>
        <w:t>components.</w:t>
      </w:r>
    </w:p>
    <w:p w14:paraId="5AC2E745" w14:textId="77777777" w:rsidR="00617E67" w:rsidRDefault="00617E67">
      <w:pPr>
        <w:pStyle w:val="BodyText"/>
        <w:spacing w:before="7"/>
        <w:rPr>
          <w:sz w:val="27"/>
        </w:rPr>
      </w:pPr>
    </w:p>
    <w:p w14:paraId="022F3217" w14:textId="77777777" w:rsidR="00617E67" w:rsidRDefault="00E8776B">
      <w:pPr>
        <w:pStyle w:val="BodyText"/>
        <w:spacing w:line="280" w:lineRule="auto"/>
        <w:ind w:left="120" w:right="153"/>
      </w:pPr>
      <w:r>
        <w:rPr>
          <w:w w:val="110"/>
        </w:rPr>
        <w:t>Reaction</w:t>
      </w:r>
      <w:r>
        <w:rPr>
          <w:spacing w:val="-26"/>
          <w:w w:val="110"/>
        </w:rPr>
        <w:t xml:space="preserve"> </w:t>
      </w:r>
      <w:r>
        <w:rPr>
          <w:w w:val="110"/>
        </w:rPr>
        <w:t>motifs</w:t>
      </w:r>
      <w:r>
        <w:rPr>
          <w:spacing w:val="-25"/>
          <w:w w:val="110"/>
        </w:rPr>
        <w:t xml:space="preserve"> </w:t>
      </w:r>
      <w:r>
        <w:rPr>
          <w:w w:val="110"/>
        </w:rPr>
        <w:t>are</w:t>
      </w:r>
      <w:r>
        <w:rPr>
          <w:spacing w:val="-25"/>
          <w:w w:val="110"/>
        </w:rPr>
        <w:t xml:space="preserve"> </w:t>
      </w:r>
      <w:r>
        <w:rPr>
          <w:w w:val="110"/>
        </w:rPr>
        <w:t>visually</w:t>
      </w:r>
      <w:r>
        <w:rPr>
          <w:spacing w:val="-25"/>
          <w:w w:val="110"/>
        </w:rPr>
        <w:t xml:space="preserve"> </w:t>
      </w:r>
      <w:r>
        <w:rPr>
          <w:w w:val="110"/>
        </w:rPr>
        <w:t>distinct</w:t>
      </w:r>
      <w:r>
        <w:rPr>
          <w:spacing w:val="-25"/>
          <w:w w:val="110"/>
        </w:rPr>
        <w:t xml:space="preserve"> </w:t>
      </w:r>
      <w:r>
        <w:rPr>
          <w:w w:val="110"/>
        </w:rPr>
        <w:t>during</w:t>
      </w:r>
      <w:r>
        <w:rPr>
          <w:spacing w:val="-25"/>
          <w:w w:val="110"/>
        </w:rPr>
        <w:t xml:space="preserve"> </w:t>
      </w:r>
      <w:r>
        <w:rPr>
          <w:w w:val="110"/>
        </w:rPr>
        <w:t>network</w:t>
      </w:r>
      <w:r>
        <w:rPr>
          <w:spacing w:val="-25"/>
          <w:w w:val="110"/>
        </w:rPr>
        <w:t xml:space="preserve"> </w:t>
      </w:r>
      <w:r>
        <w:rPr>
          <w:w w:val="110"/>
        </w:rPr>
        <w:t>visualization</w:t>
      </w:r>
      <w:r>
        <w:rPr>
          <w:spacing w:val="-25"/>
          <w:w w:val="110"/>
        </w:rPr>
        <w:t xml:space="preserve"> </w:t>
      </w:r>
      <w:r>
        <w:rPr>
          <w:w w:val="110"/>
        </w:rPr>
        <w:t>to</w:t>
      </w:r>
      <w:r>
        <w:rPr>
          <w:spacing w:val="-25"/>
          <w:w w:val="110"/>
        </w:rPr>
        <w:t xml:space="preserve"> </w:t>
      </w:r>
      <w:r>
        <w:rPr>
          <w:w w:val="110"/>
        </w:rPr>
        <w:t>quickly</w:t>
      </w:r>
      <w:r>
        <w:rPr>
          <w:spacing w:val="-25"/>
          <w:w w:val="110"/>
        </w:rPr>
        <w:t xml:space="preserve"> </w:t>
      </w:r>
      <w:r>
        <w:rPr>
          <w:w w:val="110"/>
        </w:rPr>
        <w:t>draw</w:t>
      </w:r>
      <w:r>
        <w:rPr>
          <w:spacing w:val="-25"/>
          <w:w w:val="110"/>
        </w:rPr>
        <w:t xml:space="preserve"> </w:t>
      </w:r>
      <w:r>
        <w:rPr>
          <w:w w:val="110"/>
        </w:rPr>
        <w:t>the</w:t>
      </w:r>
      <w:r>
        <w:rPr>
          <w:spacing w:val="-26"/>
          <w:w w:val="110"/>
        </w:rPr>
        <w:t xml:space="preserve"> </w:t>
      </w:r>
      <w:r>
        <w:rPr>
          <w:w w:val="110"/>
        </w:rPr>
        <w:t>user</w:t>
      </w:r>
      <w:r>
        <w:rPr>
          <w:spacing w:val="-25"/>
          <w:w w:val="110"/>
        </w:rPr>
        <w:t xml:space="preserve"> </w:t>
      </w:r>
      <w:r>
        <w:rPr>
          <w:w w:val="110"/>
        </w:rPr>
        <w:t>to</w:t>
      </w:r>
      <w:r>
        <w:rPr>
          <w:spacing w:val="-25"/>
          <w:w w:val="110"/>
        </w:rPr>
        <w:t xml:space="preserve"> </w:t>
      </w:r>
      <w:r>
        <w:rPr>
          <w:w w:val="110"/>
        </w:rPr>
        <w:t>these interesting</w:t>
      </w:r>
      <w:r>
        <w:rPr>
          <w:spacing w:val="-31"/>
          <w:w w:val="110"/>
        </w:rPr>
        <w:t xml:space="preserve"> </w:t>
      </w:r>
      <w:r>
        <w:rPr>
          <w:w w:val="110"/>
        </w:rPr>
        <w:t>patterns.</w:t>
      </w:r>
      <w:r>
        <w:rPr>
          <w:spacing w:val="-30"/>
          <w:w w:val="110"/>
        </w:rPr>
        <w:t xml:space="preserve"> </w:t>
      </w:r>
      <w:r>
        <w:rPr>
          <w:w w:val="110"/>
        </w:rPr>
        <w:t>For</w:t>
      </w:r>
      <w:r>
        <w:rPr>
          <w:spacing w:val="-30"/>
          <w:w w:val="110"/>
        </w:rPr>
        <w:t xml:space="preserve"> </w:t>
      </w:r>
      <w:r>
        <w:rPr>
          <w:w w:val="110"/>
        </w:rPr>
        <w:t>a</w:t>
      </w:r>
      <w:r>
        <w:rPr>
          <w:spacing w:val="-30"/>
          <w:w w:val="110"/>
        </w:rPr>
        <w:t xml:space="preserve"> </w:t>
      </w:r>
      <w:r>
        <w:rPr>
          <w:w w:val="110"/>
        </w:rPr>
        <w:t>given</w:t>
      </w:r>
      <w:r>
        <w:rPr>
          <w:spacing w:val="-30"/>
          <w:w w:val="110"/>
        </w:rPr>
        <w:t xml:space="preserve"> </w:t>
      </w:r>
      <w:r>
        <w:rPr>
          <w:w w:val="110"/>
        </w:rPr>
        <w:t>pattern,</w:t>
      </w:r>
      <w:r>
        <w:rPr>
          <w:spacing w:val="-30"/>
          <w:w w:val="110"/>
        </w:rPr>
        <w:t xml:space="preserve"> </w:t>
      </w:r>
      <w:r>
        <w:rPr>
          <w:w w:val="110"/>
        </w:rPr>
        <w:t>the</w:t>
      </w:r>
      <w:r>
        <w:rPr>
          <w:spacing w:val="-30"/>
          <w:w w:val="110"/>
        </w:rPr>
        <w:t xml:space="preserve"> </w:t>
      </w:r>
      <w:r>
        <w:rPr>
          <w:w w:val="110"/>
        </w:rPr>
        <w:t>user</w:t>
      </w:r>
      <w:r>
        <w:rPr>
          <w:spacing w:val="-30"/>
          <w:w w:val="110"/>
        </w:rPr>
        <w:t xml:space="preserve"> </w:t>
      </w:r>
      <w:r>
        <w:rPr>
          <w:w w:val="110"/>
        </w:rPr>
        <w:t>can</w:t>
      </w:r>
      <w:r>
        <w:rPr>
          <w:spacing w:val="-30"/>
          <w:w w:val="110"/>
        </w:rPr>
        <w:t xml:space="preserve"> </w:t>
      </w:r>
      <w:r>
        <w:rPr>
          <w:w w:val="110"/>
        </w:rPr>
        <w:t>then</w:t>
      </w:r>
      <w:r>
        <w:rPr>
          <w:spacing w:val="-30"/>
          <w:w w:val="110"/>
        </w:rPr>
        <w:t xml:space="preserve"> </w:t>
      </w:r>
      <w:r>
        <w:rPr>
          <w:w w:val="110"/>
        </w:rPr>
        <w:t>explore</w:t>
      </w:r>
      <w:r>
        <w:rPr>
          <w:spacing w:val="-30"/>
          <w:w w:val="110"/>
        </w:rPr>
        <w:t xml:space="preserve"> </w:t>
      </w:r>
      <w:r>
        <w:rPr>
          <w:w w:val="110"/>
        </w:rPr>
        <w:t>each</w:t>
      </w:r>
      <w:r>
        <w:rPr>
          <w:spacing w:val="-30"/>
          <w:w w:val="110"/>
        </w:rPr>
        <w:t xml:space="preserve"> </w:t>
      </w:r>
      <w:r>
        <w:rPr>
          <w:w w:val="110"/>
        </w:rPr>
        <w:t>pathway</w:t>
      </w:r>
      <w:r>
        <w:rPr>
          <w:spacing w:val="-30"/>
          <w:w w:val="110"/>
        </w:rPr>
        <w:t xml:space="preserve"> </w:t>
      </w:r>
      <w:r>
        <w:rPr>
          <w:w w:val="110"/>
        </w:rPr>
        <w:t>this</w:t>
      </w:r>
      <w:r>
        <w:rPr>
          <w:spacing w:val="-30"/>
          <w:w w:val="110"/>
        </w:rPr>
        <w:t xml:space="preserve"> </w:t>
      </w:r>
      <w:r>
        <w:rPr>
          <w:w w:val="110"/>
        </w:rPr>
        <w:t>particular</w:t>
      </w:r>
      <w:r>
        <w:rPr>
          <w:spacing w:val="-30"/>
          <w:w w:val="110"/>
        </w:rPr>
        <w:t xml:space="preserve"> </w:t>
      </w:r>
      <w:r>
        <w:rPr>
          <w:w w:val="110"/>
        </w:rPr>
        <w:t>motif is found in. Motif analysis of the global regulatory network will allow users to rapidly identify interesting features within the data, particularly patterns between canonical pathways or in other pathways</w:t>
      </w:r>
      <w:r>
        <w:rPr>
          <w:spacing w:val="-28"/>
          <w:w w:val="110"/>
        </w:rPr>
        <w:t xml:space="preserve"> </w:t>
      </w:r>
      <w:r>
        <w:rPr>
          <w:w w:val="110"/>
        </w:rPr>
        <w:t>that</w:t>
      </w:r>
      <w:r>
        <w:rPr>
          <w:spacing w:val="-28"/>
          <w:w w:val="110"/>
        </w:rPr>
        <w:t xml:space="preserve"> </w:t>
      </w:r>
      <w:r>
        <w:rPr>
          <w:w w:val="110"/>
        </w:rPr>
        <w:t>may</w:t>
      </w:r>
      <w:r>
        <w:rPr>
          <w:spacing w:val="-28"/>
          <w:w w:val="110"/>
        </w:rPr>
        <w:t xml:space="preserve"> </w:t>
      </w:r>
      <w:r>
        <w:rPr>
          <w:w w:val="110"/>
        </w:rPr>
        <w:t>seem</w:t>
      </w:r>
      <w:r>
        <w:rPr>
          <w:spacing w:val="-28"/>
          <w:w w:val="110"/>
        </w:rPr>
        <w:t xml:space="preserve"> </w:t>
      </w:r>
      <w:r>
        <w:rPr>
          <w:w w:val="110"/>
        </w:rPr>
        <w:t>tangential</w:t>
      </w:r>
      <w:r>
        <w:rPr>
          <w:spacing w:val="-28"/>
          <w:w w:val="110"/>
        </w:rPr>
        <w:t xml:space="preserve"> </w:t>
      </w:r>
      <w:r>
        <w:rPr>
          <w:w w:val="110"/>
        </w:rPr>
        <w:t>in</w:t>
      </w:r>
      <w:r>
        <w:rPr>
          <w:spacing w:val="-28"/>
          <w:w w:val="110"/>
        </w:rPr>
        <w:t xml:space="preserve"> </w:t>
      </w:r>
      <w:r>
        <w:rPr>
          <w:w w:val="110"/>
        </w:rPr>
        <w:t>their</w:t>
      </w:r>
      <w:r>
        <w:rPr>
          <w:spacing w:val="-28"/>
          <w:w w:val="110"/>
        </w:rPr>
        <w:t xml:space="preserve"> </w:t>
      </w:r>
      <w:r>
        <w:rPr>
          <w:w w:val="110"/>
        </w:rPr>
        <w:t>research,</w:t>
      </w:r>
      <w:r>
        <w:rPr>
          <w:spacing w:val="-28"/>
          <w:w w:val="110"/>
        </w:rPr>
        <w:t xml:space="preserve"> </w:t>
      </w:r>
      <w:r>
        <w:rPr>
          <w:w w:val="110"/>
        </w:rPr>
        <w:t>but</w:t>
      </w:r>
      <w:r>
        <w:rPr>
          <w:spacing w:val="-28"/>
          <w:w w:val="110"/>
        </w:rPr>
        <w:t xml:space="preserve"> </w:t>
      </w:r>
      <w:r>
        <w:rPr>
          <w:w w:val="110"/>
        </w:rPr>
        <w:t>are</w:t>
      </w:r>
      <w:r>
        <w:rPr>
          <w:spacing w:val="-28"/>
          <w:w w:val="110"/>
        </w:rPr>
        <w:t xml:space="preserve"> </w:t>
      </w:r>
      <w:r>
        <w:rPr>
          <w:w w:val="110"/>
        </w:rPr>
        <w:t>instead</w:t>
      </w:r>
      <w:r>
        <w:rPr>
          <w:spacing w:val="-28"/>
          <w:w w:val="110"/>
        </w:rPr>
        <w:t xml:space="preserve"> </w:t>
      </w:r>
      <w:r>
        <w:rPr>
          <w:w w:val="110"/>
        </w:rPr>
        <w:t>rather</w:t>
      </w:r>
      <w:r>
        <w:rPr>
          <w:spacing w:val="-28"/>
          <w:w w:val="110"/>
        </w:rPr>
        <w:t xml:space="preserve"> </w:t>
      </w:r>
      <w:r>
        <w:rPr>
          <w:w w:val="110"/>
        </w:rPr>
        <w:t>striking</w:t>
      </w:r>
      <w:r>
        <w:rPr>
          <w:spacing w:val="-28"/>
          <w:w w:val="110"/>
        </w:rPr>
        <w:t xml:space="preserve"> </w:t>
      </w:r>
      <w:r>
        <w:rPr>
          <w:w w:val="110"/>
        </w:rPr>
        <w:t>based</w:t>
      </w:r>
      <w:r>
        <w:rPr>
          <w:spacing w:val="-28"/>
          <w:w w:val="110"/>
        </w:rPr>
        <w:t xml:space="preserve"> </w:t>
      </w:r>
      <w:r>
        <w:rPr>
          <w:w w:val="110"/>
        </w:rPr>
        <w:t>on</w:t>
      </w:r>
      <w:r>
        <w:rPr>
          <w:spacing w:val="-28"/>
          <w:w w:val="110"/>
        </w:rPr>
        <w:t xml:space="preserve"> </w:t>
      </w:r>
      <w:r>
        <w:rPr>
          <w:w w:val="110"/>
        </w:rPr>
        <w:t>these</w:t>
      </w:r>
    </w:p>
    <w:p w14:paraId="67A13EAC" w14:textId="77777777" w:rsidR="00617E67" w:rsidRDefault="00617E67">
      <w:pPr>
        <w:spacing w:line="280" w:lineRule="auto"/>
        <w:sectPr w:rsidR="00617E67">
          <w:pgSz w:w="11900" w:h="16820"/>
          <w:pgMar w:top="860" w:right="600" w:bottom="280" w:left="600" w:header="720" w:footer="720" w:gutter="0"/>
          <w:cols w:space="720"/>
        </w:sectPr>
      </w:pPr>
    </w:p>
    <w:p w14:paraId="2FEE2DAC" w14:textId="77777777" w:rsidR="00617E67" w:rsidRDefault="00E8776B">
      <w:pPr>
        <w:pStyle w:val="BodyText"/>
        <w:spacing w:before="107" w:line="280" w:lineRule="auto"/>
        <w:ind w:left="120" w:right="69"/>
      </w:pPr>
      <w:r>
        <w:rPr>
          <w:noProof/>
        </w:rPr>
        <w:lastRenderedPageBreak/>
        <w:drawing>
          <wp:anchor distT="0" distB="0" distL="0" distR="0" simplePos="0" relativeHeight="250393600" behindDoc="1" locked="0" layoutInCell="1" allowOverlap="1" wp14:anchorId="3DA7E3CA" wp14:editId="6CDA8FED">
            <wp:simplePos x="0" y="0"/>
            <wp:positionH relativeFrom="page">
              <wp:posOffset>0</wp:posOffset>
            </wp:positionH>
            <wp:positionV relativeFrom="page">
              <wp:posOffset>0</wp:posOffset>
            </wp:positionV>
            <wp:extent cx="7556500" cy="1068070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contextualized analytical methods. In the data vignettes below, we demonstrate this utility further. Users will also be able to design their own patterns through an interactive pattern drawing tool and even design specific scenarios that are cognizant of feature type (in progress). For example, one might be interested in a pattern where a protein displays higher expression, but the resulting metabolite is decreased. This could then be coded interactively into the </w:t>
      </w:r>
      <w:proofErr w:type="spellStart"/>
      <w:r>
        <w:rPr>
          <w:w w:val="105"/>
        </w:rPr>
        <w:t>Metaboverse</w:t>
      </w:r>
      <w:proofErr w:type="spellEnd"/>
      <w:r>
        <w:rPr>
          <w:w w:val="105"/>
        </w:rPr>
        <w:t xml:space="preserve"> framework by the user.</w:t>
      </w:r>
    </w:p>
    <w:p w14:paraId="5F5ADA27" w14:textId="77777777" w:rsidR="00617E67" w:rsidRDefault="00617E67">
      <w:pPr>
        <w:pStyle w:val="BodyText"/>
        <w:spacing w:before="7"/>
        <w:rPr>
          <w:sz w:val="26"/>
        </w:rPr>
      </w:pPr>
    </w:p>
    <w:p w14:paraId="3B6FECA0" w14:textId="77777777" w:rsidR="00617E67" w:rsidRDefault="00E8776B">
      <w:pPr>
        <w:pStyle w:val="Heading3"/>
        <w:ind w:left="120" w:firstLine="0"/>
      </w:pPr>
      <w:bookmarkStart w:id="18" w:name="Dynamic_visualization_of_organism-specif"/>
      <w:bookmarkEnd w:id="18"/>
      <w:r>
        <w:rPr>
          <w:w w:val="105"/>
        </w:rPr>
        <w:t>Dynamic visualization of organism-specific reaction pathways.</w:t>
      </w:r>
    </w:p>
    <w:p w14:paraId="4FD58386" w14:textId="77777777" w:rsidR="00617E67" w:rsidRDefault="00617E67">
      <w:pPr>
        <w:pStyle w:val="BodyText"/>
        <w:spacing w:before="10"/>
        <w:rPr>
          <w:b/>
          <w:sz w:val="29"/>
        </w:rPr>
      </w:pPr>
    </w:p>
    <w:p w14:paraId="4D239DDF" w14:textId="77777777" w:rsidR="00617E67" w:rsidRDefault="00E8776B">
      <w:pPr>
        <w:pStyle w:val="BodyText"/>
        <w:spacing w:line="280" w:lineRule="auto"/>
        <w:ind w:left="120" w:right="228"/>
      </w:pPr>
      <w:r>
        <w:rPr>
          <w:w w:val="105"/>
        </w:rPr>
        <w:t>Following the</w:t>
      </w:r>
      <w:ins w:id="19" w:author="James Cox" w:date="2020-06-10T12:14:00Z">
        <w:r w:rsidR="00182057">
          <w:rPr>
            <w:w w:val="105"/>
          </w:rPr>
          <w:t xml:space="preserve"> </w:t>
        </w:r>
      </w:ins>
      <w:r>
        <w:rPr>
          <w:w w:val="105"/>
        </w:rPr>
        <w:t>curation of the global network as described above, the user can manually search individual canonical pathways or individual entities and their reaction neighborhoods. For a given selection, all relevant reactions that are annotated as a part of that pathway will be graphed, along with their core input (reactant) and output (product) components. In addition to these core elements, known catalysts and inhibitors are included, as well as the component proteins, genes, and metabolites that form functional complexes involved in a particular reaction. For complex nodes, simulated values are calculated by taking the average of all measured component entities in that complex. Assuming a statistical value between 0 and 1, simulated statistics are calculated by taking the maximum statistic value of all measured component entities in that complex. In cases where a gene value is known, but its protein value is unmeasured, the protein value can be inferred using aggregated</w:t>
      </w:r>
      <w:r>
        <w:rPr>
          <w:spacing w:val="-15"/>
          <w:w w:val="105"/>
        </w:rPr>
        <w:t xml:space="preserve"> </w:t>
      </w:r>
      <w:r>
        <w:rPr>
          <w:w w:val="105"/>
        </w:rPr>
        <w:t>gene</w:t>
      </w:r>
      <w:r>
        <w:rPr>
          <w:spacing w:val="-14"/>
          <w:w w:val="105"/>
        </w:rPr>
        <w:t xml:space="preserve"> </w:t>
      </w:r>
      <w:r>
        <w:rPr>
          <w:w w:val="105"/>
        </w:rPr>
        <w:t>component</w:t>
      </w:r>
      <w:r>
        <w:rPr>
          <w:spacing w:val="-15"/>
          <w:w w:val="105"/>
        </w:rPr>
        <w:t xml:space="preserve"> </w:t>
      </w:r>
      <w:r>
        <w:rPr>
          <w:w w:val="105"/>
        </w:rPr>
        <w:t>values.</w:t>
      </w:r>
      <w:r>
        <w:rPr>
          <w:spacing w:val="-14"/>
          <w:w w:val="105"/>
        </w:rPr>
        <w:t xml:space="preserve"> </w:t>
      </w:r>
      <w:r>
        <w:rPr>
          <w:w w:val="105"/>
        </w:rPr>
        <w:t>Relevant</w:t>
      </w:r>
      <w:r>
        <w:rPr>
          <w:spacing w:val="-15"/>
          <w:w w:val="105"/>
        </w:rPr>
        <w:t xml:space="preserve"> </w:t>
      </w:r>
      <w:r>
        <w:rPr>
          <w:w w:val="105"/>
        </w:rPr>
        <w:t>pathway</w:t>
      </w:r>
      <w:r>
        <w:rPr>
          <w:spacing w:val="-14"/>
          <w:w w:val="105"/>
        </w:rPr>
        <w:t xml:space="preserve"> </w:t>
      </w:r>
      <w:r>
        <w:rPr>
          <w:w w:val="105"/>
        </w:rPr>
        <w:t>and</w:t>
      </w:r>
      <w:r>
        <w:rPr>
          <w:spacing w:val="-15"/>
          <w:w w:val="105"/>
        </w:rPr>
        <w:t xml:space="preserve"> </w:t>
      </w:r>
      <w:r>
        <w:rPr>
          <w:w w:val="105"/>
        </w:rPr>
        <w:t>analytical</w:t>
      </w:r>
      <w:r>
        <w:rPr>
          <w:spacing w:val="-14"/>
          <w:w w:val="105"/>
        </w:rPr>
        <w:t xml:space="preserve"> </w:t>
      </w:r>
      <w:r>
        <w:rPr>
          <w:w w:val="105"/>
        </w:rPr>
        <w:t>metadata</w:t>
      </w:r>
      <w:r>
        <w:rPr>
          <w:spacing w:val="-15"/>
          <w:w w:val="105"/>
        </w:rPr>
        <w:t xml:space="preserve"> </w:t>
      </w:r>
      <w:r>
        <w:rPr>
          <w:w w:val="105"/>
        </w:rPr>
        <w:t>are</w:t>
      </w:r>
      <w:r>
        <w:rPr>
          <w:spacing w:val="-14"/>
          <w:w w:val="105"/>
        </w:rPr>
        <w:t xml:space="preserve"> </w:t>
      </w:r>
      <w:r>
        <w:rPr>
          <w:w w:val="105"/>
        </w:rPr>
        <w:t>also</w:t>
      </w:r>
      <w:r>
        <w:rPr>
          <w:spacing w:val="-15"/>
          <w:w w:val="105"/>
        </w:rPr>
        <w:t xml:space="preserve"> </w:t>
      </w:r>
      <w:r>
        <w:rPr>
          <w:w w:val="105"/>
        </w:rPr>
        <w:t>displayed.</w:t>
      </w:r>
      <w:r>
        <w:rPr>
          <w:spacing w:val="-14"/>
          <w:w w:val="105"/>
        </w:rPr>
        <w:t xml:space="preserve"> </w:t>
      </w:r>
      <w:r>
        <w:rPr>
          <w:w w:val="105"/>
        </w:rPr>
        <w:t>All reaction</w:t>
      </w:r>
      <w:r>
        <w:rPr>
          <w:spacing w:val="-6"/>
          <w:w w:val="105"/>
        </w:rPr>
        <w:t xml:space="preserve"> </w:t>
      </w:r>
      <w:r>
        <w:rPr>
          <w:w w:val="105"/>
        </w:rPr>
        <w:t>motif</w:t>
      </w:r>
      <w:r>
        <w:rPr>
          <w:spacing w:val="-5"/>
          <w:w w:val="105"/>
        </w:rPr>
        <w:t xml:space="preserve"> </w:t>
      </w:r>
      <w:r>
        <w:rPr>
          <w:w w:val="105"/>
        </w:rPr>
        <w:t>types</w:t>
      </w:r>
      <w:r>
        <w:rPr>
          <w:spacing w:val="-5"/>
          <w:w w:val="105"/>
        </w:rPr>
        <w:t xml:space="preserve"> </w:t>
      </w:r>
      <w:r>
        <w:rPr>
          <w:w w:val="105"/>
        </w:rPr>
        <w:t>are</w:t>
      </w:r>
      <w:r>
        <w:rPr>
          <w:spacing w:val="-5"/>
          <w:w w:val="105"/>
        </w:rPr>
        <w:t xml:space="preserve"> </w:t>
      </w:r>
      <w:r>
        <w:rPr>
          <w:w w:val="105"/>
        </w:rPr>
        <w:t>displayed</w:t>
      </w:r>
      <w:r>
        <w:rPr>
          <w:spacing w:val="-5"/>
          <w:w w:val="105"/>
        </w:rPr>
        <w:t xml:space="preserve"> </w:t>
      </w:r>
      <w:r>
        <w:rPr>
          <w:w w:val="105"/>
        </w:rPr>
        <w:t>using</w:t>
      </w:r>
      <w:r>
        <w:rPr>
          <w:spacing w:val="-6"/>
          <w:w w:val="105"/>
        </w:rPr>
        <w:t xml:space="preserve"> </w:t>
      </w:r>
      <w:r>
        <w:rPr>
          <w:w w:val="105"/>
        </w:rPr>
        <w:t>default</w:t>
      </w:r>
      <w:r>
        <w:rPr>
          <w:spacing w:val="-5"/>
          <w:w w:val="105"/>
        </w:rPr>
        <w:t xml:space="preserve"> </w:t>
      </w:r>
      <w:r>
        <w:rPr>
          <w:w w:val="105"/>
        </w:rPr>
        <w:t>thresholds</w:t>
      </w:r>
      <w:r>
        <w:rPr>
          <w:spacing w:val="-5"/>
          <w:w w:val="105"/>
        </w:rPr>
        <w:t xml:space="preserve"> </w:t>
      </w:r>
      <w:r>
        <w:rPr>
          <w:w w:val="105"/>
        </w:rPr>
        <w:t>if</w:t>
      </w:r>
      <w:r>
        <w:rPr>
          <w:spacing w:val="-5"/>
          <w:w w:val="105"/>
        </w:rPr>
        <w:t xml:space="preserve"> </w:t>
      </w:r>
      <w:r>
        <w:rPr>
          <w:w w:val="105"/>
        </w:rPr>
        <w:t>present</w:t>
      </w:r>
      <w:r>
        <w:rPr>
          <w:spacing w:val="-5"/>
          <w:w w:val="105"/>
        </w:rPr>
        <w:t xml:space="preserve"> </w:t>
      </w:r>
      <w:r>
        <w:rPr>
          <w:w w:val="105"/>
        </w:rPr>
        <w:t>in</w:t>
      </w:r>
      <w:r>
        <w:rPr>
          <w:spacing w:val="-6"/>
          <w:w w:val="105"/>
        </w:rPr>
        <w:t xml:space="preserve"> </w:t>
      </w:r>
      <w:r>
        <w:rPr>
          <w:w w:val="105"/>
        </w:rPr>
        <w:t>a</w:t>
      </w:r>
      <w:r>
        <w:rPr>
          <w:spacing w:val="-5"/>
          <w:w w:val="105"/>
        </w:rPr>
        <w:t xml:space="preserve"> </w:t>
      </w:r>
      <w:r>
        <w:rPr>
          <w:w w:val="105"/>
        </w:rPr>
        <w:t>selected</w:t>
      </w:r>
      <w:r>
        <w:rPr>
          <w:spacing w:val="-5"/>
          <w:w w:val="105"/>
        </w:rPr>
        <w:t xml:space="preserve"> </w:t>
      </w:r>
      <w:r>
        <w:rPr>
          <w:w w:val="105"/>
        </w:rPr>
        <w:t>pathway.</w:t>
      </w:r>
    </w:p>
    <w:p w14:paraId="6A6C46F4" w14:textId="77777777" w:rsidR="00617E67" w:rsidRDefault="00E8776B">
      <w:pPr>
        <w:pStyle w:val="BodyText"/>
        <w:spacing w:before="14" w:line="280" w:lineRule="auto"/>
        <w:ind w:left="120"/>
      </w:pPr>
      <w:r>
        <w:rPr>
          <w:w w:val="110"/>
        </w:rPr>
        <w:t>Additional aids for visualization are also available, such as the ability to remove nodes from the visualization</w:t>
      </w:r>
      <w:r>
        <w:rPr>
          <w:spacing w:val="-28"/>
          <w:w w:val="110"/>
        </w:rPr>
        <w:t xml:space="preserve"> </w:t>
      </w:r>
      <w:r>
        <w:rPr>
          <w:w w:val="110"/>
        </w:rPr>
        <w:t>that</w:t>
      </w:r>
      <w:r>
        <w:rPr>
          <w:spacing w:val="-27"/>
          <w:w w:val="110"/>
        </w:rPr>
        <w:t xml:space="preserve"> </w:t>
      </w:r>
      <w:r>
        <w:rPr>
          <w:w w:val="110"/>
        </w:rPr>
        <w:t>contain</w:t>
      </w:r>
      <w:r>
        <w:rPr>
          <w:spacing w:val="-27"/>
          <w:w w:val="110"/>
        </w:rPr>
        <w:t xml:space="preserve"> </w:t>
      </w:r>
      <w:r>
        <w:rPr>
          <w:w w:val="110"/>
        </w:rPr>
        <w:t>a</w:t>
      </w:r>
      <w:r>
        <w:rPr>
          <w:spacing w:val="-27"/>
          <w:w w:val="110"/>
        </w:rPr>
        <w:t xml:space="preserve"> </w:t>
      </w:r>
      <w:r>
        <w:rPr>
          <w:w w:val="110"/>
        </w:rPr>
        <w:t>high</w:t>
      </w:r>
      <w:r>
        <w:rPr>
          <w:spacing w:val="-27"/>
          <w:w w:val="110"/>
        </w:rPr>
        <w:t xml:space="preserve"> </w:t>
      </w:r>
      <w:r>
        <w:rPr>
          <w:w w:val="110"/>
        </w:rPr>
        <w:t>number</w:t>
      </w:r>
      <w:r>
        <w:rPr>
          <w:spacing w:val="-27"/>
          <w:w w:val="110"/>
        </w:rPr>
        <w:t xml:space="preserve"> </w:t>
      </w:r>
      <w:r>
        <w:rPr>
          <w:w w:val="110"/>
        </w:rPr>
        <w:t>of</w:t>
      </w:r>
      <w:r>
        <w:rPr>
          <w:spacing w:val="-27"/>
          <w:w w:val="110"/>
        </w:rPr>
        <w:t xml:space="preserve"> </w:t>
      </w:r>
      <w:r>
        <w:rPr>
          <w:w w:val="110"/>
        </w:rPr>
        <w:t>relationships</w:t>
      </w:r>
      <w:r>
        <w:rPr>
          <w:spacing w:val="-27"/>
          <w:w w:val="110"/>
        </w:rPr>
        <w:t xml:space="preserve"> </w:t>
      </w:r>
      <w:r>
        <w:rPr>
          <w:w w:val="110"/>
        </w:rPr>
        <w:t>to</w:t>
      </w:r>
      <w:r>
        <w:rPr>
          <w:spacing w:val="-27"/>
          <w:w w:val="110"/>
        </w:rPr>
        <w:t xml:space="preserve"> </w:t>
      </w:r>
      <w:r>
        <w:rPr>
          <w:w w:val="110"/>
        </w:rPr>
        <w:t>other</w:t>
      </w:r>
      <w:r>
        <w:rPr>
          <w:spacing w:val="-27"/>
          <w:w w:val="110"/>
        </w:rPr>
        <w:t xml:space="preserve"> </w:t>
      </w:r>
      <w:r>
        <w:rPr>
          <w:w w:val="110"/>
        </w:rPr>
        <w:t>network</w:t>
      </w:r>
      <w:r>
        <w:rPr>
          <w:spacing w:val="-27"/>
          <w:w w:val="110"/>
        </w:rPr>
        <w:t xml:space="preserve"> </w:t>
      </w:r>
      <w:r>
        <w:rPr>
          <w:w w:val="110"/>
        </w:rPr>
        <w:t>features</w:t>
      </w:r>
      <w:r>
        <w:rPr>
          <w:spacing w:val="-27"/>
          <w:w w:val="110"/>
        </w:rPr>
        <w:t xml:space="preserve"> </w:t>
      </w:r>
      <w:r>
        <w:rPr>
          <w:w w:val="110"/>
        </w:rPr>
        <w:t>such</w:t>
      </w:r>
      <w:r>
        <w:rPr>
          <w:spacing w:val="-27"/>
          <w:w w:val="110"/>
        </w:rPr>
        <w:t xml:space="preserve"> </w:t>
      </w:r>
      <w:r>
        <w:rPr>
          <w:w w:val="110"/>
        </w:rPr>
        <w:t>as</w:t>
      </w:r>
      <w:r>
        <w:rPr>
          <w:spacing w:val="-27"/>
          <w:w w:val="110"/>
        </w:rPr>
        <w:t xml:space="preserve"> </w:t>
      </w:r>
      <w:r>
        <w:rPr>
          <w:w w:val="110"/>
        </w:rPr>
        <w:t>that</w:t>
      </w:r>
      <w:r>
        <w:rPr>
          <w:spacing w:val="-27"/>
          <w:w w:val="110"/>
        </w:rPr>
        <w:t xml:space="preserve"> </w:t>
      </w:r>
      <w:r>
        <w:rPr>
          <w:w w:val="110"/>
        </w:rPr>
        <w:t>these nodes,</w:t>
      </w:r>
      <w:r>
        <w:rPr>
          <w:spacing w:val="-22"/>
          <w:w w:val="110"/>
        </w:rPr>
        <w:t xml:space="preserve"> </w:t>
      </w:r>
      <w:r>
        <w:rPr>
          <w:w w:val="110"/>
        </w:rPr>
        <w:t>which</w:t>
      </w:r>
      <w:r>
        <w:rPr>
          <w:spacing w:val="-21"/>
          <w:w w:val="110"/>
        </w:rPr>
        <w:t xml:space="preserve"> </w:t>
      </w:r>
      <w:r>
        <w:rPr>
          <w:w w:val="110"/>
        </w:rPr>
        <w:t>act</w:t>
      </w:r>
      <w:r>
        <w:rPr>
          <w:spacing w:val="-21"/>
          <w:w w:val="110"/>
        </w:rPr>
        <w:t xml:space="preserve"> </w:t>
      </w:r>
      <w:r>
        <w:rPr>
          <w:w w:val="110"/>
        </w:rPr>
        <w:t>as</w:t>
      </w:r>
      <w:r>
        <w:rPr>
          <w:spacing w:val="-21"/>
          <w:w w:val="110"/>
        </w:rPr>
        <w:t xml:space="preserve"> </w:t>
      </w:r>
      <w:r>
        <w:rPr>
          <w:w w:val="110"/>
        </w:rPr>
        <w:t>hubs</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network,</w:t>
      </w:r>
      <w:r>
        <w:rPr>
          <w:spacing w:val="-21"/>
          <w:w w:val="110"/>
        </w:rPr>
        <w:t xml:space="preserve"> </w:t>
      </w:r>
      <w:r>
        <w:rPr>
          <w:w w:val="110"/>
        </w:rPr>
        <w:t>do</w:t>
      </w:r>
      <w:r>
        <w:rPr>
          <w:spacing w:val="-21"/>
          <w:w w:val="110"/>
        </w:rPr>
        <w:t xml:space="preserve"> </w:t>
      </w:r>
      <w:r>
        <w:rPr>
          <w:w w:val="110"/>
        </w:rPr>
        <w:t>not</w:t>
      </w:r>
      <w:r>
        <w:rPr>
          <w:spacing w:val="-21"/>
          <w:w w:val="110"/>
        </w:rPr>
        <w:t xml:space="preserve"> </w:t>
      </w:r>
      <w:r>
        <w:rPr>
          <w:w w:val="110"/>
        </w:rPr>
        <w:t>lead</w:t>
      </w:r>
      <w:r>
        <w:rPr>
          <w:spacing w:val="-22"/>
          <w:w w:val="110"/>
        </w:rPr>
        <w:t xml:space="preserve"> </w:t>
      </w:r>
      <w:r>
        <w:rPr>
          <w:w w:val="110"/>
        </w:rPr>
        <w:t>to</w:t>
      </w:r>
      <w:r>
        <w:rPr>
          <w:spacing w:val="-21"/>
          <w:w w:val="110"/>
        </w:rPr>
        <w:t xml:space="preserve"> </w:t>
      </w:r>
      <w:r>
        <w:rPr>
          <w:w w:val="110"/>
        </w:rPr>
        <w:t>cluttered</w:t>
      </w:r>
      <w:r>
        <w:rPr>
          <w:spacing w:val="-21"/>
          <w:w w:val="110"/>
        </w:rPr>
        <w:t xml:space="preserve"> </w:t>
      </w:r>
      <w:r>
        <w:rPr>
          <w:w w:val="110"/>
        </w:rPr>
        <w:t>representations</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network.</w:t>
      </w:r>
    </w:p>
    <w:p w14:paraId="56EB01C4" w14:textId="77777777" w:rsidR="00617E67" w:rsidRDefault="00E8776B">
      <w:pPr>
        <w:pStyle w:val="BodyText"/>
        <w:spacing w:before="3" w:line="280" w:lineRule="auto"/>
        <w:ind w:left="120"/>
      </w:pPr>
      <w:r>
        <w:rPr>
          <w:w w:val="110"/>
        </w:rPr>
        <w:t>Often,</w:t>
      </w:r>
      <w:r>
        <w:rPr>
          <w:spacing w:val="-25"/>
          <w:w w:val="110"/>
        </w:rPr>
        <w:t xml:space="preserve"> </w:t>
      </w:r>
      <w:r>
        <w:rPr>
          <w:w w:val="110"/>
        </w:rPr>
        <w:t>these</w:t>
      </w:r>
      <w:r>
        <w:rPr>
          <w:spacing w:val="-24"/>
          <w:w w:val="110"/>
        </w:rPr>
        <w:t xml:space="preserve"> </w:t>
      </w:r>
      <w:r>
        <w:rPr>
          <w:w w:val="110"/>
        </w:rPr>
        <w:t>hub</w:t>
      </w:r>
      <w:r>
        <w:rPr>
          <w:spacing w:val="-24"/>
          <w:w w:val="110"/>
        </w:rPr>
        <w:t xml:space="preserve"> </w:t>
      </w:r>
      <w:r>
        <w:rPr>
          <w:w w:val="110"/>
        </w:rPr>
        <w:t>nodes</w:t>
      </w:r>
      <w:r>
        <w:rPr>
          <w:spacing w:val="-24"/>
          <w:w w:val="110"/>
        </w:rPr>
        <w:t xml:space="preserve"> </w:t>
      </w:r>
      <w:r>
        <w:rPr>
          <w:w w:val="110"/>
        </w:rPr>
        <w:t>are</w:t>
      </w:r>
      <w:r>
        <w:rPr>
          <w:spacing w:val="-24"/>
          <w:w w:val="110"/>
        </w:rPr>
        <w:t xml:space="preserve"> </w:t>
      </w:r>
      <w:r>
        <w:rPr>
          <w:w w:val="110"/>
        </w:rPr>
        <w:t>ubiquitous</w:t>
      </w:r>
      <w:r>
        <w:rPr>
          <w:spacing w:val="-24"/>
          <w:w w:val="110"/>
        </w:rPr>
        <w:t xml:space="preserve"> </w:t>
      </w:r>
      <w:r>
        <w:rPr>
          <w:w w:val="110"/>
        </w:rPr>
        <w:t>features</w:t>
      </w:r>
      <w:r>
        <w:rPr>
          <w:spacing w:val="-25"/>
          <w:w w:val="110"/>
        </w:rPr>
        <w:t xml:space="preserve"> </w:t>
      </w:r>
      <w:r>
        <w:rPr>
          <w:w w:val="110"/>
        </w:rPr>
        <w:t>such</w:t>
      </w:r>
      <w:r>
        <w:rPr>
          <w:spacing w:val="-24"/>
          <w:w w:val="110"/>
        </w:rPr>
        <w:t xml:space="preserve"> </w:t>
      </w:r>
      <w:r>
        <w:rPr>
          <w:w w:val="110"/>
        </w:rPr>
        <w:t>as</w:t>
      </w:r>
      <w:r>
        <w:rPr>
          <w:spacing w:val="-24"/>
          <w:w w:val="110"/>
        </w:rPr>
        <w:t xml:space="preserve"> </w:t>
      </w:r>
      <w:r>
        <w:rPr>
          <w:w w:val="110"/>
        </w:rPr>
        <w:t>water</w:t>
      </w:r>
      <w:r>
        <w:rPr>
          <w:spacing w:val="-24"/>
          <w:w w:val="110"/>
        </w:rPr>
        <w:t xml:space="preserve"> </w:t>
      </w:r>
      <w:r>
        <w:rPr>
          <w:w w:val="110"/>
        </w:rPr>
        <w:t>and</w:t>
      </w:r>
      <w:r>
        <w:rPr>
          <w:spacing w:val="-24"/>
          <w:w w:val="110"/>
        </w:rPr>
        <w:t xml:space="preserve"> </w:t>
      </w:r>
      <w:r>
        <w:rPr>
          <w:w w:val="110"/>
        </w:rPr>
        <w:t>proton,</w:t>
      </w:r>
      <w:r>
        <w:rPr>
          <w:spacing w:val="-25"/>
          <w:w w:val="110"/>
        </w:rPr>
        <w:t xml:space="preserve"> </w:t>
      </w:r>
      <w:r>
        <w:rPr>
          <w:w w:val="110"/>
        </w:rPr>
        <w:t>which</w:t>
      </w:r>
      <w:r>
        <w:rPr>
          <w:spacing w:val="-24"/>
          <w:w w:val="110"/>
        </w:rPr>
        <w:t xml:space="preserve"> </w:t>
      </w:r>
      <w:r>
        <w:rPr>
          <w:w w:val="110"/>
        </w:rPr>
        <w:t>may</w:t>
      </w:r>
      <w:r>
        <w:rPr>
          <w:spacing w:val="-24"/>
          <w:w w:val="110"/>
        </w:rPr>
        <w:t xml:space="preserve"> </w:t>
      </w:r>
      <w:r>
        <w:rPr>
          <w:w w:val="110"/>
        </w:rPr>
        <w:t>be</w:t>
      </w:r>
      <w:r>
        <w:rPr>
          <w:spacing w:val="-24"/>
          <w:w w:val="110"/>
        </w:rPr>
        <w:t xml:space="preserve"> </w:t>
      </w:r>
      <w:r>
        <w:rPr>
          <w:w w:val="110"/>
        </w:rPr>
        <w:t>of</w:t>
      </w:r>
      <w:r>
        <w:rPr>
          <w:spacing w:val="-24"/>
          <w:w w:val="110"/>
        </w:rPr>
        <w:t xml:space="preserve"> </w:t>
      </w:r>
      <w:r>
        <w:rPr>
          <w:w w:val="110"/>
        </w:rPr>
        <w:t>limited interest</w:t>
      </w:r>
      <w:r>
        <w:rPr>
          <w:spacing w:val="-31"/>
          <w:w w:val="110"/>
        </w:rPr>
        <w:t xml:space="preserve"> </w:t>
      </w:r>
      <w:r>
        <w:rPr>
          <w:w w:val="110"/>
        </w:rPr>
        <w:t>to</w:t>
      </w:r>
      <w:r>
        <w:rPr>
          <w:spacing w:val="-30"/>
          <w:w w:val="110"/>
        </w:rPr>
        <w:t xml:space="preserve"> </w:t>
      </w:r>
      <w:r>
        <w:rPr>
          <w:w w:val="110"/>
        </w:rPr>
        <w:t>the</w:t>
      </w:r>
      <w:r>
        <w:rPr>
          <w:spacing w:val="-30"/>
          <w:w w:val="110"/>
        </w:rPr>
        <w:t xml:space="preserve"> </w:t>
      </w:r>
      <w:r>
        <w:rPr>
          <w:w w:val="110"/>
        </w:rPr>
        <w:t>user</w:t>
      </w:r>
      <w:r>
        <w:rPr>
          <w:spacing w:val="-30"/>
          <w:w w:val="110"/>
        </w:rPr>
        <w:t xml:space="preserve"> </w:t>
      </w:r>
      <w:r>
        <w:rPr>
          <w:w w:val="110"/>
        </w:rPr>
        <w:t>during</w:t>
      </w:r>
      <w:r>
        <w:rPr>
          <w:spacing w:val="-31"/>
          <w:w w:val="110"/>
        </w:rPr>
        <w:t xml:space="preserve"> </w:t>
      </w:r>
      <w:r>
        <w:rPr>
          <w:w w:val="110"/>
        </w:rPr>
        <w:t>data</w:t>
      </w:r>
      <w:r>
        <w:rPr>
          <w:spacing w:val="-30"/>
          <w:w w:val="110"/>
        </w:rPr>
        <w:t xml:space="preserve"> </w:t>
      </w:r>
      <w:r>
        <w:rPr>
          <w:w w:val="110"/>
        </w:rPr>
        <w:t>visualization</w:t>
      </w:r>
      <w:r>
        <w:rPr>
          <w:spacing w:val="-30"/>
          <w:w w:val="110"/>
        </w:rPr>
        <w:t xml:space="preserve"> </w:t>
      </w:r>
      <w:r>
        <w:rPr>
          <w:w w:val="110"/>
        </w:rPr>
        <w:t>[</w:t>
      </w:r>
      <w:r>
        <w:rPr>
          <w:spacing w:val="-48"/>
          <w:w w:val="110"/>
        </w:rPr>
        <w:t xml:space="preserve"> </w:t>
      </w:r>
      <w:hyperlink w:anchor="_bookmark26" w:history="1">
        <w:r>
          <w:rPr>
            <w:color w:val="2195F2"/>
            <w:spacing w:val="3"/>
            <w:w w:val="110"/>
            <w:u w:val="single" w:color="2195F2"/>
          </w:rPr>
          <w:t>19</w:t>
        </w:r>
      </w:hyperlink>
      <w:r>
        <w:rPr>
          <w:spacing w:val="3"/>
          <w:w w:val="110"/>
        </w:rPr>
        <w:t>].</w:t>
      </w:r>
      <w:r>
        <w:rPr>
          <w:spacing w:val="-30"/>
          <w:w w:val="110"/>
        </w:rPr>
        <w:t xml:space="preserve"> </w:t>
      </w:r>
      <w:r>
        <w:rPr>
          <w:w w:val="110"/>
        </w:rPr>
        <w:t>Compartment</w:t>
      </w:r>
      <w:r>
        <w:rPr>
          <w:spacing w:val="-31"/>
          <w:w w:val="110"/>
        </w:rPr>
        <w:t xml:space="preserve"> </w:t>
      </w:r>
      <w:r>
        <w:rPr>
          <w:w w:val="110"/>
        </w:rPr>
        <w:t>domains</w:t>
      </w:r>
      <w:r>
        <w:rPr>
          <w:spacing w:val="-30"/>
          <w:w w:val="110"/>
        </w:rPr>
        <w:t xml:space="preserve"> </w:t>
      </w:r>
      <w:r>
        <w:rPr>
          <w:w w:val="110"/>
        </w:rPr>
        <w:t>are</w:t>
      </w:r>
      <w:r>
        <w:rPr>
          <w:spacing w:val="-30"/>
          <w:w w:val="110"/>
        </w:rPr>
        <w:t xml:space="preserve"> </w:t>
      </w:r>
      <w:r>
        <w:rPr>
          <w:w w:val="110"/>
        </w:rPr>
        <w:t>also</w:t>
      </w:r>
      <w:r>
        <w:rPr>
          <w:spacing w:val="-30"/>
          <w:w w:val="110"/>
        </w:rPr>
        <w:t xml:space="preserve"> </w:t>
      </w:r>
      <w:r>
        <w:rPr>
          <w:w w:val="110"/>
        </w:rPr>
        <w:t>graphed</w:t>
      </w:r>
      <w:r>
        <w:rPr>
          <w:spacing w:val="-30"/>
          <w:w w:val="110"/>
        </w:rPr>
        <w:t xml:space="preserve"> </w:t>
      </w:r>
      <w:r>
        <w:rPr>
          <w:w w:val="110"/>
        </w:rPr>
        <w:t>to</w:t>
      </w:r>
      <w:r>
        <w:rPr>
          <w:spacing w:val="-31"/>
          <w:w w:val="110"/>
        </w:rPr>
        <w:t xml:space="preserve"> </w:t>
      </w:r>
      <w:r>
        <w:rPr>
          <w:w w:val="110"/>
        </w:rPr>
        <w:t>include relevant</w:t>
      </w:r>
      <w:r>
        <w:rPr>
          <w:spacing w:val="-17"/>
          <w:w w:val="110"/>
        </w:rPr>
        <w:t xml:space="preserve"> </w:t>
      </w:r>
      <w:r>
        <w:rPr>
          <w:w w:val="110"/>
        </w:rPr>
        <w:t>reactions</w:t>
      </w:r>
      <w:r>
        <w:rPr>
          <w:spacing w:val="-17"/>
          <w:w w:val="110"/>
        </w:rPr>
        <w:t xml:space="preserve"> </w:t>
      </w:r>
      <w:r>
        <w:rPr>
          <w:w w:val="110"/>
        </w:rPr>
        <w:t>and</w:t>
      </w:r>
      <w:r>
        <w:rPr>
          <w:spacing w:val="-17"/>
          <w:w w:val="110"/>
        </w:rPr>
        <w:t xml:space="preserve"> </w:t>
      </w:r>
      <w:r>
        <w:rPr>
          <w:w w:val="110"/>
        </w:rPr>
        <w:t>their</w:t>
      </w:r>
      <w:r>
        <w:rPr>
          <w:spacing w:val="-17"/>
          <w:w w:val="110"/>
        </w:rPr>
        <w:t xml:space="preserve"> </w:t>
      </w:r>
      <w:r>
        <w:rPr>
          <w:w w:val="110"/>
        </w:rPr>
        <w:t>components</w:t>
      </w:r>
      <w:r>
        <w:rPr>
          <w:spacing w:val="-16"/>
          <w:w w:val="110"/>
        </w:rPr>
        <w:t xml:space="preserve"> </w:t>
      </w:r>
      <w:r>
        <w:rPr>
          <w:w w:val="110"/>
        </w:rPr>
        <w:t>that</w:t>
      </w:r>
      <w:r>
        <w:rPr>
          <w:spacing w:val="-17"/>
          <w:w w:val="110"/>
        </w:rPr>
        <w:t xml:space="preserve"> </w:t>
      </w:r>
      <w:r>
        <w:rPr>
          <w:w w:val="110"/>
        </w:rPr>
        <w:t>occur</w:t>
      </w:r>
      <w:r>
        <w:rPr>
          <w:spacing w:val="-17"/>
          <w:w w:val="110"/>
        </w:rPr>
        <w:t xml:space="preserve"> </w:t>
      </w:r>
      <w:r>
        <w:rPr>
          <w:w w:val="110"/>
        </w:rPr>
        <w:t>in</w:t>
      </w:r>
      <w:r>
        <w:rPr>
          <w:spacing w:val="-17"/>
          <w:w w:val="110"/>
        </w:rPr>
        <w:t xml:space="preserve"> </w:t>
      </w:r>
      <w:r>
        <w:rPr>
          <w:w w:val="110"/>
        </w:rPr>
        <w:t>a</w:t>
      </w:r>
      <w:r>
        <w:rPr>
          <w:spacing w:val="-17"/>
          <w:w w:val="110"/>
        </w:rPr>
        <w:t xml:space="preserve"> </w:t>
      </w:r>
      <w:r>
        <w:rPr>
          <w:w w:val="110"/>
        </w:rPr>
        <w:t>given</w:t>
      </w:r>
      <w:r>
        <w:rPr>
          <w:spacing w:val="-16"/>
          <w:w w:val="110"/>
        </w:rPr>
        <w:t xml:space="preserve"> </w:t>
      </w:r>
      <w:r>
        <w:rPr>
          <w:w w:val="110"/>
        </w:rPr>
        <w:t>cellular</w:t>
      </w:r>
      <w:r>
        <w:rPr>
          <w:spacing w:val="-17"/>
          <w:w w:val="110"/>
        </w:rPr>
        <w:t xml:space="preserve"> </w:t>
      </w:r>
      <w:r>
        <w:rPr>
          <w:w w:val="110"/>
        </w:rPr>
        <w:t>compartment.</w:t>
      </w:r>
    </w:p>
    <w:p w14:paraId="10AF911A" w14:textId="77777777" w:rsidR="00617E67" w:rsidRDefault="00617E67">
      <w:pPr>
        <w:pStyle w:val="BodyText"/>
        <w:spacing w:before="4"/>
        <w:rPr>
          <w:sz w:val="26"/>
        </w:rPr>
      </w:pPr>
    </w:p>
    <w:p w14:paraId="3A5E3E34" w14:textId="77777777" w:rsidR="00617E67" w:rsidRDefault="00E8776B">
      <w:pPr>
        <w:pStyle w:val="Heading3"/>
        <w:ind w:left="120" w:firstLine="0"/>
      </w:pPr>
      <w:bookmarkStart w:id="20" w:name="Visualization_of_downstream_effects_of_n"/>
      <w:bookmarkEnd w:id="20"/>
      <w:r>
        <w:rPr>
          <w:w w:val="105"/>
        </w:rPr>
        <w:t>Visualization of downstream effects of network perturbations using reaction neighborhoods.</w:t>
      </w:r>
    </w:p>
    <w:p w14:paraId="4C852DBA" w14:textId="77777777" w:rsidR="00617E67" w:rsidRDefault="00617E67">
      <w:pPr>
        <w:pStyle w:val="BodyText"/>
        <w:spacing w:before="11"/>
        <w:rPr>
          <w:b/>
          <w:sz w:val="29"/>
        </w:rPr>
      </w:pPr>
    </w:p>
    <w:p w14:paraId="2C38146F" w14:textId="77777777" w:rsidR="00617E67" w:rsidRDefault="00E8776B">
      <w:pPr>
        <w:pStyle w:val="BodyText"/>
        <w:spacing w:line="280" w:lineRule="auto"/>
        <w:ind w:left="120" w:right="268"/>
      </w:pPr>
      <w:r>
        <w:rPr>
          <w:w w:val="105"/>
        </w:rPr>
        <w:t>Users may be interested in a particular metabolites or proteins and the downstream effects their perturbation has on related pathways. By double-clicking a node of interest, or by selecting the entity name from the drop-down menu, the user can explore all downstream effects across all pathways in the global network. The user can also define how many neighborhoods to display such that one can visualize two or more reaction steps downstream of the selected entity [</w:t>
      </w:r>
      <w:r>
        <w:rPr>
          <w:b/>
          <w:w w:val="105"/>
        </w:rPr>
        <w:t>???</w:t>
      </w:r>
      <w:r>
        <w:rPr>
          <w:w w:val="105"/>
        </w:rPr>
        <w:t xml:space="preserve">, </w:t>
      </w:r>
      <w:hyperlink w:anchor="_bookmark27" w:history="1">
        <w:r>
          <w:rPr>
            <w:color w:val="2195F2"/>
            <w:w w:val="105"/>
            <w:u w:val="single" w:color="2195F2"/>
          </w:rPr>
          <w:t>20</w:t>
        </w:r>
      </w:hyperlink>
      <w:r>
        <w:rPr>
          <w:w w:val="105"/>
        </w:rPr>
        <w:t>]. This functionality moves the analysis away from traditional, pathway-centric approaches, and helps contextualize the far-reaching effects changes in metabolism or other biological systems can have across classical pathways.</w:t>
      </w:r>
    </w:p>
    <w:p w14:paraId="7E74B452" w14:textId="77777777" w:rsidR="00617E67" w:rsidRDefault="00617E67">
      <w:pPr>
        <w:pStyle w:val="BodyText"/>
        <w:spacing w:before="9"/>
        <w:rPr>
          <w:sz w:val="26"/>
        </w:rPr>
      </w:pPr>
    </w:p>
    <w:p w14:paraId="5E36B15D" w14:textId="77777777" w:rsidR="00617E67" w:rsidRDefault="00E8776B">
      <w:pPr>
        <w:pStyle w:val="Heading3"/>
        <w:spacing w:before="1"/>
        <w:ind w:left="120" w:firstLine="0"/>
      </w:pPr>
      <w:bookmarkStart w:id="21" w:name="Exploring_perturbation_connectivity_with"/>
      <w:bookmarkEnd w:id="21"/>
      <w:r>
        <w:rPr>
          <w:w w:val="110"/>
        </w:rPr>
        <w:t>Exploring perturbation connectivity within the global network</w:t>
      </w:r>
    </w:p>
    <w:p w14:paraId="733F151F" w14:textId="77777777" w:rsidR="00617E67" w:rsidRDefault="00617E67">
      <w:pPr>
        <w:pStyle w:val="BodyText"/>
        <w:spacing w:before="10"/>
        <w:rPr>
          <w:b/>
          <w:sz w:val="29"/>
        </w:rPr>
      </w:pPr>
    </w:p>
    <w:p w14:paraId="561A4C62" w14:textId="77777777" w:rsidR="00617E67" w:rsidRDefault="00E8776B">
      <w:pPr>
        <w:pStyle w:val="BodyText"/>
        <w:spacing w:line="280" w:lineRule="auto"/>
        <w:ind w:left="120" w:right="184"/>
      </w:pPr>
      <w:r>
        <w:rPr>
          <w:w w:val="105"/>
        </w:rPr>
        <w:t>Abundance or behavioral changes of a metabolic network component can lead to downstream genotypic and phenotypic modulations in a biological system. One important measure of robustness of</w:t>
      </w:r>
      <w:r>
        <w:rPr>
          <w:spacing w:val="-5"/>
          <w:w w:val="105"/>
        </w:rPr>
        <w:t xml:space="preserve"> </w:t>
      </w:r>
      <w:r>
        <w:rPr>
          <w:w w:val="105"/>
        </w:rPr>
        <w:t>a</w:t>
      </w:r>
      <w:r>
        <w:rPr>
          <w:spacing w:val="-4"/>
          <w:w w:val="105"/>
        </w:rPr>
        <w:t xml:space="preserve"> </w:t>
      </w:r>
      <w:r>
        <w:rPr>
          <w:w w:val="105"/>
        </w:rPr>
        <w:t>network</w:t>
      </w:r>
      <w:r>
        <w:rPr>
          <w:spacing w:val="-4"/>
          <w:w w:val="105"/>
        </w:rPr>
        <w:t xml:space="preserve"> </w:t>
      </w:r>
      <w:r>
        <w:rPr>
          <w:w w:val="105"/>
        </w:rPr>
        <w:t>is</w:t>
      </w:r>
      <w:r>
        <w:rPr>
          <w:spacing w:val="-5"/>
          <w:w w:val="105"/>
        </w:rPr>
        <w:t xml:space="preserve"> </w:t>
      </w:r>
      <w:r>
        <w:rPr>
          <w:w w:val="105"/>
        </w:rPr>
        <w:t>“connectivity”</w:t>
      </w:r>
      <w:r>
        <w:rPr>
          <w:spacing w:val="-4"/>
          <w:w w:val="105"/>
        </w:rPr>
        <w:t xml:space="preserve"> </w:t>
      </w:r>
      <w:r>
        <w:rPr>
          <w:spacing w:val="7"/>
          <w:w w:val="105"/>
        </w:rPr>
        <w:t>[</w:t>
      </w:r>
      <w:hyperlink w:anchor="_bookmark26" w:history="1">
        <w:r>
          <w:rPr>
            <w:color w:val="2195F2"/>
            <w:spacing w:val="7"/>
            <w:w w:val="105"/>
            <w:u w:val="single" w:color="2195F2"/>
          </w:rPr>
          <w:t>19</w:t>
        </w:r>
      </w:hyperlink>
      <w:r>
        <w:rPr>
          <w:spacing w:val="7"/>
          <w:w w:val="105"/>
        </w:rPr>
        <w:t>,</w:t>
      </w:r>
      <w:hyperlink w:anchor="_bookmark28" w:history="1">
        <w:r>
          <w:rPr>
            <w:color w:val="2195F2"/>
            <w:spacing w:val="7"/>
            <w:w w:val="105"/>
            <w:u w:val="single" w:color="2195F2"/>
          </w:rPr>
          <w:t>21</w:t>
        </w:r>
      </w:hyperlink>
      <w:r>
        <w:rPr>
          <w:spacing w:val="7"/>
          <w:w w:val="105"/>
        </w:rPr>
        <w:t>].</w:t>
      </w:r>
      <w:r>
        <w:rPr>
          <w:spacing w:val="-4"/>
          <w:w w:val="105"/>
        </w:rPr>
        <w:t xml:space="preserve"> </w:t>
      </w:r>
      <w:r>
        <w:rPr>
          <w:w w:val="105"/>
        </w:rPr>
        <w:t>In</w:t>
      </w:r>
      <w:r>
        <w:rPr>
          <w:spacing w:val="-4"/>
          <w:w w:val="105"/>
        </w:rPr>
        <w:t xml:space="preserve"> </w:t>
      </w:r>
      <w:r>
        <w:rPr>
          <w:w w:val="105"/>
        </w:rPr>
        <w:t>a</w:t>
      </w:r>
      <w:r>
        <w:rPr>
          <w:spacing w:val="-5"/>
          <w:w w:val="105"/>
        </w:rPr>
        <w:t xml:space="preserve"> </w:t>
      </w:r>
      <w:r>
        <w:rPr>
          <w:w w:val="105"/>
        </w:rPr>
        <w:t>biological</w:t>
      </w:r>
      <w:r>
        <w:rPr>
          <w:spacing w:val="-4"/>
          <w:w w:val="105"/>
        </w:rPr>
        <w:t xml:space="preserve"> </w:t>
      </w:r>
      <w:r>
        <w:rPr>
          <w:w w:val="105"/>
        </w:rPr>
        <w:t>context,</w:t>
      </w:r>
      <w:r>
        <w:rPr>
          <w:spacing w:val="-4"/>
          <w:w w:val="105"/>
        </w:rPr>
        <w:t xml:space="preserve"> </w:t>
      </w:r>
      <w:r>
        <w:rPr>
          <w:w w:val="105"/>
        </w:rPr>
        <w:t>an</w:t>
      </w:r>
      <w:r>
        <w:rPr>
          <w:spacing w:val="-4"/>
          <w:w w:val="105"/>
        </w:rPr>
        <w:t xml:space="preserve"> </w:t>
      </w:r>
      <w:r>
        <w:rPr>
          <w:w w:val="105"/>
        </w:rPr>
        <w:t>example</w:t>
      </w:r>
      <w:r>
        <w:rPr>
          <w:spacing w:val="-5"/>
          <w:w w:val="105"/>
        </w:rPr>
        <w:t xml:space="preserve"> </w:t>
      </w:r>
      <w:r>
        <w:rPr>
          <w:w w:val="105"/>
        </w:rPr>
        <w:t>of</w:t>
      </w:r>
      <w:r>
        <w:rPr>
          <w:spacing w:val="-4"/>
          <w:w w:val="105"/>
        </w:rPr>
        <w:t xml:space="preserve"> </w:t>
      </w:r>
      <w:r>
        <w:rPr>
          <w:w w:val="105"/>
        </w:rPr>
        <w:t>connectivity,</w:t>
      </w:r>
      <w:r>
        <w:rPr>
          <w:spacing w:val="-4"/>
          <w:w w:val="105"/>
        </w:rPr>
        <w:t xml:space="preserve"> </w:t>
      </w:r>
      <w:r>
        <w:rPr>
          <w:w w:val="105"/>
        </w:rPr>
        <w:t>or</w:t>
      </w:r>
      <w:r>
        <w:rPr>
          <w:spacing w:val="-4"/>
          <w:w w:val="105"/>
        </w:rPr>
        <w:t xml:space="preserve"> </w:t>
      </w:r>
      <w:r>
        <w:rPr>
          <w:w w:val="105"/>
        </w:rPr>
        <w:t>the</w:t>
      </w:r>
      <w:r>
        <w:rPr>
          <w:spacing w:val="-5"/>
          <w:w w:val="105"/>
        </w:rPr>
        <w:t xml:space="preserve"> </w:t>
      </w:r>
      <w:r>
        <w:rPr>
          <w:w w:val="105"/>
        </w:rPr>
        <w:t>loss</w:t>
      </w:r>
      <w:r>
        <w:rPr>
          <w:spacing w:val="-4"/>
          <w:w w:val="105"/>
        </w:rPr>
        <w:t xml:space="preserve"> </w:t>
      </w:r>
      <w:r>
        <w:rPr>
          <w:w w:val="105"/>
        </w:rPr>
        <w:t xml:space="preserve">of network connectivity, is easily grasped when considering a transport reaction from the cytosol into  the mitochondria of a critical metabolite </w:t>
      </w:r>
      <w:r>
        <w:rPr>
          <w:spacing w:val="8"/>
          <w:w w:val="105"/>
        </w:rPr>
        <w:t>[</w:t>
      </w:r>
      <w:hyperlink w:anchor="_bookmark26" w:history="1">
        <w:r>
          <w:rPr>
            <w:color w:val="2195F2"/>
            <w:spacing w:val="8"/>
            <w:w w:val="105"/>
            <w:u w:val="single" w:color="2195F2"/>
          </w:rPr>
          <w:t>19</w:t>
        </w:r>
      </w:hyperlink>
      <w:r>
        <w:rPr>
          <w:spacing w:val="8"/>
          <w:w w:val="105"/>
        </w:rPr>
        <w:t>,</w:t>
      </w:r>
      <w:hyperlink w:anchor="_bookmark29" w:history="1">
        <w:r>
          <w:rPr>
            <w:color w:val="2195F2"/>
            <w:spacing w:val="8"/>
            <w:w w:val="105"/>
            <w:u w:val="single" w:color="2195F2"/>
          </w:rPr>
          <w:t>22</w:t>
        </w:r>
      </w:hyperlink>
      <w:r>
        <w:rPr>
          <w:spacing w:val="8"/>
          <w:w w:val="105"/>
        </w:rPr>
        <w:t>,</w:t>
      </w:r>
      <w:hyperlink w:anchor="_bookmark30" w:history="1">
        <w:r>
          <w:rPr>
            <w:color w:val="2195F2"/>
            <w:spacing w:val="8"/>
            <w:w w:val="105"/>
            <w:u w:val="single" w:color="2195F2"/>
          </w:rPr>
          <w:t>23</w:t>
        </w:r>
      </w:hyperlink>
      <w:r>
        <w:rPr>
          <w:spacing w:val="8"/>
          <w:w w:val="105"/>
        </w:rPr>
        <w:t>,</w:t>
      </w:r>
      <w:hyperlink w:anchor="_bookmark31" w:history="1">
        <w:r>
          <w:rPr>
            <w:color w:val="2195F2"/>
            <w:spacing w:val="8"/>
            <w:w w:val="105"/>
            <w:u w:val="single" w:color="2195F2"/>
          </w:rPr>
          <w:t>24</w:t>
        </w:r>
      </w:hyperlink>
      <w:r>
        <w:rPr>
          <w:spacing w:val="8"/>
          <w:w w:val="105"/>
        </w:rPr>
        <w:t xml:space="preserve">]. </w:t>
      </w:r>
      <w:r>
        <w:rPr>
          <w:w w:val="105"/>
        </w:rPr>
        <w:t>When the transport hub is abolished, and network connectivity is lost, the critical metabolite cannot participate in the required downstream reactions. For example, our laboratory previously established the consequences of the ablation of the mitochondrial pyruvate carrier on downstream citric acid cycle processes and the corresponding increase</w:t>
      </w:r>
      <w:r>
        <w:rPr>
          <w:spacing w:val="-5"/>
          <w:w w:val="105"/>
        </w:rPr>
        <w:t xml:space="preserve"> </w:t>
      </w:r>
      <w:r>
        <w:rPr>
          <w:w w:val="105"/>
        </w:rPr>
        <w:t>in</w:t>
      </w:r>
      <w:r>
        <w:rPr>
          <w:spacing w:val="-5"/>
          <w:w w:val="105"/>
        </w:rPr>
        <w:t xml:space="preserve"> </w:t>
      </w:r>
      <w:r>
        <w:rPr>
          <w:w w:val="105"/>
        </w:rPr>
        <w:t>lactate</w:t>
      </w:r>
      <w:r>
        <w:rPr>
          <w:spacing w:val="-5"/>
          <w:w w:val="105"/>
        </w:rPr>
        <w:t xml:space="preserve"> </w:t>
      </w:r>
      <w:r>
        <w:rPr>
          <w:w w:val="105"/>
        </w:rPr>
        <w:t>production</w:t>
      </w:r>
      <w:r>
        <w:rPr>
          <w:spacing w:val="-5"/>
          <w:w w:val="105"/>
        </w:rPr>
        <w:t xml:space="preserve"> </w:t>
      </w:r>
      <w:r>
        <w:rPr>
          <w:w w:val="105"/>
        </w:rPr>
        <w:t>[</w:t>
      </w:r>
      <w:r>
        <w:rPr>
          <w:spacing w:val="-37"/>
          <w:w w:val="105"/>
        </w:rPr>
        <w:t xml:space="preserve"> </w:t>
      </w:r>
      <w:hyperlink w:anchor="_bookmark32" w:history="1">
        <w:r>
          <w:rPr>
            <w:color w:val="2195F2"/>
            <w:spacing w:val="4"/>
            <w:w w:val="105"/>
            <w:u w:val="single" w:color="2195F2"/>
          </w:rPr>
          <w:t>25</w:t>
        </w:r>
      </w:hyperlink>
      <w:r>
        <w:rPr>
          <w:spacing w:val="4"/>
          <w:w w:val="105"/>
        </w:rPr>
        <w:t>]</w:t>
      </w:r>
      <w:r>
        <w:rPr>
          <w:spacing w:val="-4"/>
          <w:w w:val="105"/>
        </w:rPr>
        <w:t xml:space="preserve"> </w:t>
      </w:r>
      <w:r>
        <w:rPr>
          <w:w w:val="105"/>
        </w:rPr>
        <w:t>and</w:t>
      </w:r>
      <w:r>
        <w:rPr>
          <w:spacing w:val="-5"/>
          <w:w w:val="105"/>
        </w:rPr>
        <w:t xml:space="preserve"> </w:t>
      </w:r>
      <w:r>
        <w:rPr>
          <w:w w:val="105"/>
        </w:rPr>
        <w:t>serious</w:t>
      </w:r>
      <w:r>
        <w:rPr>
          <w:spacing w:val="-5"/>
          <w:w w:val="105"/>
        </w:rPr>
        <w:t xml:space="preserve"> </w:t>
      </w:r>
      <w:r>
        <w:rPr>
          <w:w w:val="105"/>
        </w:rPr>
        <w:t>cellular</w:t>
      </w:r>
      <w:r>
        <w:rPr>
          <w:spacing w:val="-5"/>
          <w:w w:val="105"/>
        </w:rPr>
        <w:t xml:space="preserve"> </w:t>
      </w:r>
      <w:r>
        <w:rPr>
          <w:w w:val="105"/>
        </w:rPr>
        <w:t>remodeling</w:t>
      </w:r>
      <w:r>
        <w:rPr>
          <w:spacing w:val="-5"/>
          <w:w w:val="105"/>
        </w:rPr>
        <w:t xml:space="preserve"> </w:t>
      </w:r>
      <w:r>
        <w:rPr>
          <w:w w:val="105"/>
        </w:rPr>
        <w:t>and</w:t>
      </w:r>
      <w:r>
        <w:rPr>
          <w:spacing w:val="-5"/>
          <w:w w:val="105"/>
        </w:rPr>
        <w:t xml:space="preserve"> </w:t>
      </w:r>
      <w:r>
        <w:rPr>
          <w:w w:val="105"/>
        </w:rPr>
        <w:t>dysfunction</w:t>
      </w:r>
      <w:r>
        <w:rPr>
          <w:spacing w:val="-5"/>
          <w:w w:val="105"/>
        </w:rPr>
        <w:t xml:space="preserve"> </w:t>
      </w:r>
      <w:r>
        <w:rPr>
          <w:spacing w:val="7"/>
          <w:w w:val="105"/>
        </w:rPr>
        <w:t>[</w:t>
      </w:r>
      <w:hyperlink w:anchor="_bookmark33" w:history="1">
        <w:r>
          <w:rPr>
            <w:color w:val="2195F2"/>
            <w:spacing w:val="7"/>
            <w:w w:val="105"/>
            <w:u w:val="single" w:color="2195F2"/>
          </w:rPr>
          <w:t>26</w:t>
        </w:r>
      </w:hyperlink>
      <w:r>
        <w:rPr>
          <w:spacing w:val="7"/>
          <w:w w:val="105"/>
        </w:rPr>
        <w:t>,</w:t>
      </w:r>
      <w:hyperlink w:anchor="_bookmark34" w:history="1">
        <w:r>
          <w:rPr>
            <w:color w:val="2195F2"/>
            <w:spacing w:val="7"/>
            <w:w w:val="105"/>
            <w:u w:val="single" w:color="2195F2"/>
          </w:rPr>
          <w:t>27</w:t>
        </w:r>
      </w:hyperlink>
      <w:r>
        <w:rPr>
          <w:spacing w:val="7"/>
          <w:w w:val="105"/>
        </w:rPr>
        <w:t>].</w:t>
      </w:r>
    </w:p>
    <w:p w14:paraId="49F12AD6" w14:textId="77777777" w:rsidR="00617E67" w:rsidRDefault="00617E67">
      <w:pPr>
        <w:spacing w:line="280" w:lineRule="auto"/>
        <w:sectPr w:rsidR="00617E67">
          <w:pgSz w:w="11900" w:h="16820"/>
          <w:pgMar w:top="640" w:right="600" w:bottom="280" w:left="600" w:header="720" w:footer="720" w:gutter="0"/>
          <w:cols w:space="720"/>
        </w:sectPr>
      </w:pPr>
    </w:p>
    <w:p w14:paraId="44052869" w14:textId="77777777" w:rsidR="00617E67" w:rsidRDefault="00E8776B">
      <w:pPr>
        <w:pStyle w:val="BodyText"/>
        <w:spacing w:before="107" w:line="280" w:lineRule="auto"/>
        <w:ind w:left="120" w:right="146"/>
      </w:pPr>
      <w:r>
        <w:rPr>
          <w:noProof/>
        </w:rPr>
        <w:lastRenderedPageBreak/>
        <w:drawing>
          <wp:anchor distT="0" distB="0" distL="0" distR="0" simplePos="0" relativeHeight="250394624" behindDoc="1" locked="0" layoutInCell="1" allowOverlap="1" wp14:anchorId="17D0653F" wp14:editId="30C8D5F7">
            <wp:simplePos x="0" y="0"/>
            <wp:positionH relativeFrom="page">
              <wp:posOffset>0</wp:posOffset>
            </wp:positionH>
            <wp:positionV relativeFrom="page">
              <wp:posOffset>0</wp:posOffset>
            </wp:positionV>
            <wp:extent cx="7556500" cy="10680700"/>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The importance of connectivity could also be considered in a clinical context. For example, a </w:t>
      </w:r>
      <w:proofErr w:type="spellStart"/>
      <w:r>
        <w:rPr>
          <w:w w:val="105"/>
        </w:rPr>
        <w:t>druggable</w:t>
      </w:r>
      <w:proofErr w:type="spellEnd"/>
      <w:r>
        <w:rPr>
          <w:w w:val="105"/>
        </w:rPr>
        <w:t xml:space="preserve"> and critical metabolite may be perturbed in a particular disease context. However, if a metabolite participating in a neighboring, downstream reaction is also perturbed in a way not related to the perturbation of the first metabolite, the efficacy of the drug treatment could be severely  impaired </w:t>
      </w:r>
      <w:r>
        <w:rPr>
          <w:spacing w:val="8"/>
          <w:w w:val="105"/>
        </w:rPr>
        <w:t>[</w:t>
      </w:r>
      <w:hyperlink w:anchor="_bookmark28" w:history="1">
        <w:r>
          <w:rPr>
            <w:color w:val="2195F2"/>
            <w:spacing w:val="8"/>
            <w:w w:val="105"/>
            <w:u w:val="single" w:color="2195F2"/>
          </w:rPr>
          <w:t>21</w:t>
        </w:r>
      </w:hyperlink>
      <w:r>
        <w:rPr>
          <w:spacing w:val="8"/>
          <w:w w:val="105"/>
        </w:rPr>
        <w:t>,</w:t>
      </w:r>
      <w:hyperlink w:anchor="_bookmark35" w:history="1">
        <w:r>
          <w:rPr>
            <w:color w:val="2195F2"/>
            <w:spacing w:val="8"/>
            <w:w w:val="105"/>
            <w:u w:val="single" w:color="2195F2"/>
          </w:rPr>
          <w:t>28</w:t>
        </w:r>
      </w:hyperlink>
      <w:r>
        <w:rPr>
          <w:spacing w:val="8"/>
          <w:w w:val="105"/>
        </w:rPr>
        <w:t>,</w:t>
      </w:r>
      <w:hyperlink w:anchor="_bookmark36" w:history="1">
        <w:r>
          <w:rPr>
            <w:color w:val="2195F2"/>
            <w:spacing w:val="8"/>
            <w:w w:val="105"/>
            <w:u w:val="single" w:color="2195F2"/>
          </w:rPr>
          <w:t>29</w:t>
        </w:r>
      </w:hyperlink>
      <w:r>
        <w:rPr>
          <w:spacing w:val="8"/>
          <w:w w:val="105"/>
        </w:rPr>
        <w:t>,</w:t>
      </w:r>
      <w:hyperlink w:anchor="_bookmark37" w:history="1">
        <w:r>
          <w:rPr>
            <w:color w:val="2195F2"/>
            <w:spacing w:val="8"/>
            <w:w w:val="105"/>
            <w:u w:val="single" w:color="2195F2"/>
          </w:rPr>
          <w:t>30</w:t>
        </w:r>
      </w:hyperlink>
      <w:r>
        <w:rPr>
          <w:spacing w:val="8"/>
          <w:w w:val="105"/>
        </w:rPr>
        <w:t xml:space="preserve">]. </w:t>
      </w:r>
      <w:r>
        <w:rPr>
          <w:w w:val="105"/>
        </w:rPr>
        <w:t xml:space="preserve">To aid in the exploration of the connectivity of the biological network, we developed a connectivity module where users can display all global reactions or reactions of a specific super pathway that have at least one involved component perturbed based on either an abundance </w:t>
      </w:r>
      <w:del w:id="22" w:author="James Cox" w:date="2020-06-10T12:17:00Z">
        <w:r w:rsidDel="00182057">
          <w:rPr>
            <w:w w:val="105"/>
          </w:rPr>
          <w:delText xml:space="preserve"> </w:delText>
        </w:r>
      </w:del>
      <w:r>
        <w:rPr>
          <w:w w:val="105"/>
        </w:rPr>
        <w:t>or statistical level. By doing so, when the graph is constructed, proximal reactions that were perturbed will be “sewn” together to reconstruct a perturbation connectivity map. Perturbed, but un-connected reactions</w:t>
      </w:r>
      <w:r>
        <w:rPr>
          <w:spacing w:val="-8"/>
          <w:w w:val="105"/>
        </w:rPr>
        <w:t xml:space="preserve"> </w:t>
      </w:r>
      <w:r>
        <w:rPr>
          <w:w w:val="105"/>
        </w:rPr>
        <w:t>would</w:t>
      </w:r>
      <w:r>
        <w:rPr>
          <w:spacing w:val="-8"/>
          <w:w w:val="105"/>
        </w:rPr>
        <w:t xml:space="preserve"> </w:t>
      </w:r>
      <w:r>
        <w:rPr>
          <w:w w:val="105"/>
        </w:rPr>
        <w:t>be</w:t>
      </w:r>
      <w:r>
        <w:rPr>
          <w:spacing w:val="-7"/>
          <w:w w:val="105"/>
        </w:rPr>
        <w:t xml:space="preserve"> </w:t>
      </w:r>
      <w:r>
        <w:rPr>
          <w:w w:val="105"/>
        </w:rPr>
        <w:t>displayed</w:t>
      </w:r>
      <w:r>
        <w:rPr>
          <w:spacing w:val="-8"/>
          <w:w w:val="105"/>
        </w:rPr>
        <w:t xml:space="preserve"> </w:t>
      </w:r>
      <w:r>
        <w:rPr>
          <w:w w:val="105"/>
        </w:rPr>
        <w:t>as</w:t>
      </w:r>
      <w:r>
        <w:rPr>
          <w:spacing w:val="-8"/>
          <w:w w:val="105"/>
        </w:rPr>
        <w:t xml:space="preserve"> </w:t>
      </w:r>
      <w:r>
        <w:rPr>
          <w:w w:val="105"/>
        </w:rPr>
        <w:t>single</w:t>
      </w:r>
      <w:r>
        <w:rPr>
          <w:spacing w:val="-7"/>
          <w:w w:val="105"/>
        </w:rPr>
        <w:t xml:space="preserve"> </w:t>
      </w:r>
      <w:r>
        <w:rPr>
          <w:w w:val="105"/>
        </w:rPr>
        <w:t>reactions</w:t>
      </w:r>
      <w:r>
        <w:rPr>
          <w:spacing w:val="-8"/>
          <w:w w:val="105"/>
        </w:rPr>
        <w:t xml:space="preserve"> </w:t>
      </w:r>
      <w:r>
        <w:rPr>
          <w:w w:val="105"/>
        </w:rPr>
        <w:t>in</w:t>
      </w:r>
      <w:r>
        <w:rPr>
          <w:spacing w:val="-8"/>
          <w:w w:val="105"/>
        </w:rPr>
        <w:t xml:space="preserve"> </w:t>
      </w:r>
      <w:r>
        <w:rPr>
          <w:w w:val="105"/>
        </w:rPr>
        <w:t>the</w:t>
      </w:r>
      <w:r>
        <w:rPr>
          <w:spacing w:val="-7"/>
          <w:w w:val="105"/>
        </w:rPr>
        <w:t xml:space="preserve"> </w:t>
      </w:r>
      <w:r>
        <w:rPr>
          <w:w w:val="105"/>
        </w:rPr>
        <w:t>network.</w:t>
      </w:r>
    </w:p>
    <w:p w14:paraId="14EC27BA" w14:textId="77777777" w:rsidR="00617E67" w:rsidRDefault="00617E67">
      <w:pPr>
        <w:pStyle w:val="BodyText"/>
        <w:spacing w:before="5"/>
        <w:rPr>
          <w:sz w:val="27"/>
        </w:rPr>
      </w:pPr>
    </w:p>
    <w:p w14:paraId="42BCCD68" w14:textId="77777777" w:rsidR="00617E67" w:rsidRDefault="00E8776B">
      <w:pPr>
        <w:pStyle w:val="Heading2"/>
        <w:ind w:left="120" w:firstLine="0"/>
      </w:pPr>
      <w:bookmarkStart w:id="23" w:name="Data_vignettes"/>
      <w:bookmarkEnd w:id="23"/>
      <w:r>
        <w:rPr>
          <w:w w:val="110"/>
        </w:rPr>
        <w:t>Data vignettes</w:t>
      </w:r>
    </w:p>
    <w:p w14:paraId="6020E985" w14:textId="77777777" w:rsidR="00617E67" w:rsidRDefault="00617E67">
      <w:pPr>
        <w:pStyle w:val="BodyText"/>
        <w:spacing w:before="1"/>
        <w:rPr>
          <w:b/>
          <w:sz w:val="30"/>
        </w:rPr>
      </w:pPr>
    </w:p>
    <w:p w14:paraId="69AB6BE1" w14:textId="77777777" w:rsidR="00617E67" w:rsidRDefault="00E8776B">
      <w:pPr>
        <w:pStyle w:val="BodyText"/>
        <w:spacing w:line="280" w:lineRule="auto"/>
        <w:ind w:left="120"/>
      </w:pPr>
      <w:r>
        <w:rPr>
          <w:w w:val="110"/>
        </w:rPr>
        <w:t xml:space="preserve">In order to demonstrate the utility of </w:t>
      </w:r>
      <w:proofErr w:type="spellStart"/>
      <w:r>
        <w:rPr>
          <w:w w:val="110"/>
        </w:rPr>
        <w:t>Metaboverse</w:t>
      </w:r>
      <w:proofErr w:type="spellEnd"/>
      <w:r>
        <w:rPr>
          <w:w w:val="110"/>
        </w:rPr>
        <w:t xml:space="preserve"> to the community, we used </w:t>
      </w:r>
      <w:proofErr w:type="spellStart"/>
      <w:r>
        <w:rPr>
          <w:w w:val="110"/>
        </w:rPr>
        <w:t>Metaboverse</w:t>
      </w:r>
      <w:proofErr w:type="spellEnd"/>
      <w:r>
        <w:rPr>
          <w:w w:val="110"/>
        </w:rPr>
        <w:t xml:space="preserve"> to analyze</w:t>
      </w:r>
      <w:r>
        <w:rPr>
          <w:spacing w:val="-38"/>
          <w:w w:val="110"/>
        </w:rPr>
        <w:t xml:space="preserve"> </w:t>
      </w:r>
      <w:r>
        <w:rPr>
          <w:w w:val="110"/>
        </w:rPr>
        <w:t>public</w:t>
      </w:r>
      <w:r>
        <w:rPr>
          <w:spacing w:val="-38"/>
          <w:w w:val="110"/>
        </w:rPr>
        <w:t xml:space="preserve"> </w:t>
      </w:r>
      <w:r>
        <w:rPr>
          <w:w w:val="110"/>
        </w:rPr>
        <w:t>and</w:t>
      </w:r>
      <w:r>
        <w:rPr>
          <w:spacing w:val="-38"/>
          <w:w w:val="110"/>
        </w:rPr>
        <w:t xml:space="preserve"> </w:t>
      </w:r>
      <w:r>
        <w:rPr>
          <w:w w:val="110"/>
        </w:rPr>
        <w:t>new</w:t>
      </w:r>
      <w:r>
        <w:rPr>
          <w:spacing w:val="-37"/>
          <w:w w:val="110"/>
        </w:rPr>
        <w:t xml:space="preserve"> </w:t>
      </w:r>
      <w:r>
        <w:rPr>
          <w:w w:val="110"/>
        </w:rPr>
        <w:t>datasets.</w:t>
      </w:r>
      <w:r>
        <w:rPr>
          <w:spacing w:val="-38"/>
          <w:w w:val="110"/>
        </w:rPr>
        <w:t xml:space="preserve"> </w:t>
      </w:r>
      <w:r>
        <w:rPr>
          <w:w w:val="110"/>
        </w:rPr>
        <w:t>From</w:t>
      </w:r>
      <w:r>
        <w:rPr>
          <w:spacing w:val="-38"/>
          <w:w w:val="110"/>
        </w:rPr>
        <w:t xml:space="preserve"> </w:t>
      </w:r>
      <w:r>
        <w:rPr>
          <w:w w:val="110"/>
        </w:rPr>
        <w:t>the</w:t>
      </w:r>
      <w:r>
        <w:rPr>
          <w:spacing w:val="-37"/>
          <w:w w:val="110"/>
        </w:rPr>
        <w:t xml:space="preserve"> </w:t>
      </w:r>
      <w:r>
        <w:rPr>
          <w:w w:val="110"/>
        </w:rPr>
        <w:t>vignettes</w:t>
      </w:r>
      <w:r>
        <w:rPr>
          <w:spacing w:val="-38"/>
          <w:w w:val="110"/>
        </w:rPr>
        <w:t xml:space="preserve"> </w:t>
      </w:r>
      <w:r>
        <w:rPr>
          <w:w w:val="110"/>
        </w:rPr>
        <w:t>provided</w:t>
      </w:r>
      <w:r>
        <w:rPr>
          <w:spacing w:val="-38"/>
          <w:w w:val="110"/>
        </w:rPr>
        <w:t xml:space="preserve"> </w:t>
      </w:r>
      <w:r>
        <w:rPr>
          <w:w w:val="110"/>
        </w:rPr>
        <w:t>below,</w:t>
      </w:r>
      <w:r>
        <w:rPr>
          <w:spacing w:val="-37"/>
          <w:w w:val="110"/>
        </w:rPr>
        <w:t xml:space="preserve"> </w:t>
      </w:r>
      <w:r>
        <w:rPr>
          <w:w w:val="110"/>
        </w:rPr>
        <w:t>we</w:t>
      </w:r>
      <w:r>
        <w:rPr>
          <w:spacing w:val="-38"/>
          <w:w w:val="110"/>
        </w:rPr>
        <w:t xml:space="preserve"> </w:t>
      </w:r>
      <w:r>
        <w:rPr>
          <w:w w:val="110"/>
        </w:rPr>
        <w:t>show</w:t>
      </w:r>
      <w:r>
        <w:rPr>
          <w:spacing w:val="-38"/>
          <w:w w:val="110"/>
        </w:rPr>
        <w:t xml:space="preserve"> </w:t>
      </w:r>
      <w:r>
        <w:rPr>
          <w:w w:val="110"/>
        </w:rPr>
        <w:t>that</w:t>
      </w:r>
      <w:r>
        <w:rPr>
          <w:spacing w:val="-37"/>
          <w:w w:val="110"/>
        </w:rPr>
        <w:t xml:space="preserve"> </w:t>
      </w:r>
      <w:proofErr w:type="spellStart"/>
      <w:r>
        <w:rPr>
          <w:w w:val="110"/>
        </w:rPr>
        <w:t>Metaboverse</w:t>
      </w:r>
      <w:proofErr w:type="spellEnd"/>
      <w:r>
        <w:rPr>
          <w:spacing w:val="-38"/>
          <w:w w:val="110"/>
        </w:rPr>
        <w:t xml:space="preserve"> </w:t>
      </w:r>
      <w:r>
        <w:rPr>
          <w:w w:val="110"/>
        </w:rPr>
        <w:t>not only identifies points of interest previously described or expected, but also rapidly identifies unexpected</w:t>
      </w:r>
      <w:r>
        <w:rPr>
          <w:spacing w:val="-16"/>
          <w:w w:val="110"/>
        </w:rPr>
        <w:t xml:space="preserve"> </w:t>
      </w:r>
      <w:r>
        <w:rPr>
          <w:w w:val="110"/>
        </w:rPr>
        <w:t>and</w:t>
      </w:r>
      <w:r>
        <w:rPr>
          <w:spacing w:val="-16"/>
          <w:w w:val="110"/>
        </w:rPr>
        <w:t xml:space="preserve"> </w:t>
      </w:r>
      <w:r>
        <w:rPr>
          <w:w w:val="110"/>
        </w:rPr>
        <w:t>systematic</w:t>
      </w:r>
      <w:r>
        <w:rPr>
          <w:spacing w:val="-16"/>
          <w:w w:val="110"/>
        </w:rPr>
        <w:t xml:space="preserve"> </w:t>
      </w:r>
      <w:r>
        <w:rPr>
          <w:w w:val="110"/>
        </w:rPr>
        <w:t>regulatory</w:t>
      </w:r>
      <w:r>
        <w:rPr>
          <w:spacing w:val="-16"/>
          <w:w w:val="110"/>
        </w:rPr>
        <w:t xml:space="preserve"> </w:t>
      </w:r>
      <w:r>
        <w:rPr>
          <w:w w:val="110"/>
        </w:rPr>
        <w:t>patterns</w:t>
      </w:r>
      <w:r>
        <w:rPr>
          <w:spacing w:val="-16"/>
          <w:w w:val="110"/>
        </w:rPr>
        <w:t xml:space="preserve"> </w:t>
      </w:r>
      <w:r>
        <w:rPr>
          <w:w w:val="110"/>
        </w:rPr>
        <w:t>in</w:t>
      </w:r>
      <w:r>
        <w:rPr>
          <w:spacing w:val="-16"/>
          <w:w w:val="110"/>
        </w:rPr>
        <w:t xml:space="preserve"> </w:t>
      </w:r>
      <w:r>
        <w:rPr>
          <w:w w:val="110"/>
        </w:rPr>
        <w:t>a</w:t>
      </w:r>
      <w:r>
        <w:rPr>
          <w:spacing w:val="-16"/>
          <w:w w:val="110"/>
        </w:rPr>
        <w:t xml:space="preserve"> </w:t>
      </w:r>
      <w:r>
        <w:rPr>
          <w:w w:val="110"/>
        </w:rPr>
        <w:t>reaction</w:t>
      </w:r>
      <w:r>
        <w:rPr>
          <w:spacing w:val="-16"/>
          <w:w w:val="110"/>
        </w:rPr>
        <w:t xml:space="preserve"> </w:t>
      </w:r>
      <w:r>
        <w:rPr>
          <w:w w:val="110"/>
        </w:rPr>
        <w:t>network</w:t>
      </w:r>
      <w:r>
        <w:rPr>
          <w:spacing w:val="-16"/>
          <w:w w:val="110"/>
        </w:rPr>
        <w:t xml:space="preserve"> </w:t>
      </w:r>
      <w:r>
        <w:rPr>
          <w:w w:val="110"/>
        </w:rPr>
        <w:t>context.</w:t>
      </w:r>
    </w:p>
    <w:p w14:paraId="70568B66" w14:textId="77777777" w:rsidR="00617E67" w:rsidRDefault="00617E67">
      <w:pPr>
        <w:pStyle w:val="BodyText"/>
        <w:spacing w:before="6"/>
        <w:rPr>
          <w:sz w:val="26"/>
        </w:rPr>
      </w:pPr>
    </w:p>
    <w:p w14:paraId="432EC124" w14:textId="77777777" w:rsidR="00617E67" w:rsidRDefault="00E8776B">
      <w:pPr>
        <w:pStyle w:val="Heading3"/>
        <w:numPr>
          <w:ilvl w:val="0"/>
          <w:numId w:val="6"/>
        </w:numPr>
        <w:tabs>
          <w:tab w:val="left" w:pos="365"/>
        </w:tabs>
      </w:pPr>
      <w:bookmarkStart w:id="24" w:name="1._Perturbation_of_mitochondrial_fatty_a"/>
      <w:bookmarkEnd w:id="24"/>
      <w:r>
        <w:rPr>
          <w:w w:val="105"/>
        </w:rPr>
        <w:t>Perturbation</w:t>
      </w:r>
      <w:r>
        <w:rPr>
          <w:spacing w:val="-8"/>
          <w:w w:val="105"/>
        </w:rPr>
        <w:t xml:space="preserve"> </w:t>
      </w:r>
      <w:r>
        <w:rPr>
          <w:w w:val="105"/>
        </w:rPr>
        <w:t>of</w:t>
      </w:r>
      <w:r>
        <w:rPr>
          <w:spacing w:val="-7"/>
          <w:w w:val="105"/>
        </w:rPr>
        <w:t xml:space="preserve"> </w:t>
      </w:r>
      <w:r>
        <w:rPr>
          <w:w w:val="105"/>
        </w:rPr>
        <w:t>mitochondrial</w:t>
      </w:r>
      <w:r>
        <w:rPr>
          <w:spacing w:val="-8"/>
          <w:w w:val="105"/>
        </w:rPr>
        <w:t xml:space="preserve"> </w:t>
      </w:r>
      <w:r>
        <w:rPr>
          <w:w w:val="105"/>
        </w:rPr>
        <w:t>fatty</w:t>
      </w:r>
      <w:r>
        <w:rPr>
          <w:spacing w:val="-7"/>
          <w:w w:val="105"/>
        </w:rPr>
        <w:t xml:space="preserve"> </w:t>
      </w:r>
      <w:r>
        <w:rPr>
          <w:w w:val="105"/>
        </w:rPr>
        <w:t>acid</w:t>
      </w:r>
      <w:r>
        <w:rPr>
          <w:spacing w:val="-8"/>
          <w:w w:val="105"/>
        </w:rPr>
        <w:t xml:space="preserve"> </w:t>
      </w:r>
      <w:r>
        <w:rPr>
          <w:w w:val="105"/>
        </w:rPr>
        <w:t>synthesis</w:t>
      </w:r>
      <w:r>
        <w:rPr>
          <w:spacing w:val="-7"/>
          <w:w w:val="105"/>
        </w:rPr>
        <w:t xml:space="preserve"> </w:t>
      </w:r>
      <w:r>
        <w:rPr>
          <w:w w:val="105"/>
        </w:rPr>
        <w:t>across</w:t>
      </w:r>
      <w:r>
        <w:rPr>
          <w:spacing w:val="-8"/>
          <w:w w:val="105"/>
        </w:rPr>
        <w:t xml:space="preserve"> </w:t>
      </w:r>
      <w:r>
        <w:rPr>
          <w:w w:val="105"/>
        </w:rPr>
        <w:t>time.</w:t>
      </w:r>
    </w:p>
    <w:p w14:paraId="73B449EE" w14:textId="77777777" w:rsidR="00617E67" w:rsidRDefault="00617E67">
      <w:pPr>
        <w:pStyle w:val="BodyText"/>
        <w:spacing w:before="10"/>
        <w:rPr>
          <w:b/>
          <w:sz w:val="29"/>
        </w:rPr>
      </w:pPr>
    </w:p>
    <w:p w14:paraId="66853714" w14:textId="77777777" w:rsidR="00617E67" w:rsidRDefault="00E8776B">
      <w:pPr>
        <w:pStyle w:val="BodyText"/>
        <w:spacing w:before="1" w:line="280" w:lineRule="auto"/>
        <w:ind w:left="120" w:right="153"/>
      </w:pPr>
      <w:r>
        <w:rPr>
          <w:w w:val="105"/>
        </w:rPr>
        <w:t>Mitochondrial fatty acid synthesis (</w:t>
      </w:r>
      <w:proofErr w:type="spellStart"/>
      <w:r>
        <w:rPr>
          <w:w w:val="105"/>
        </w:rPr>
        <w:t>mtFAS</w:t>
      </w:r>
      <w:proofErr w:type="spellEnd"/>
      <w:r>
        <w:rPr>
          <w:w w:val="105"/>
        </w:rPr>
        <w:t xml:space="preserve">) acts as an important metabolic pathway long recognized to produce </w:t>
      </w:r>
      <w:proofErr w:type="spellStart"/>
      <w:r>
        <w:rPr>
          <w:w w:val="105"/>
        </w:rPr>
        <w:t>lipoic</w:t>
      </w:r>
      <w:proofErr w:type="spellEnd"/>
      <w:r>
        <w:rPr>
          <w:w w:val="105"/>
        </w:rPr>
        <w:t xml:space="preserve"> acid, a critical cofactor for several metabolic enzymes. Recent work has begun to uncover additional, important roles for this pathway. For example, we now know that </w:t>
      </w:r>
      <w:proofErr w:type="spellStart"/>
      <w:r>
        <w:rPr>
          <w:w w:val="105"/>
        </w:rPr>
        <w:t>mtFAS</w:t>
      </w:r>
      <w:proofErr w:type="spellEnd"/>
      <w:r>
        <w:rPr>
          <w:w w:val="105"/>
        </w:rPr>
        <w:t xml:space="preserve"> can perform metabolic nutrient-sensing roles to coordinate </w:t>
      </w:r>
      <w:proofErr w:type="spellStart"/>
      <w:r>
        <w:rPr>
          <w:w w:val="105"/>
        </w:rPr>
        <w:t>lipoic</w:t>
      </w:r>
      <w:proofErr w:type="spellEnd"/>
      <w:r>
        <w:rPr>
          <w:w w:val="105"/>
        </w:rPr>
        <w:t xml:space="preserve"> acid synthesis with iron-sulfur (Fe-S) cluster biogenesis and assembly of oxidative phosphorylation complexes, and more [ </w:t>
      </w:r>
      <w:hyperlink w:anchor="_bookmark38" w:history="1">
        <w:r>
          <w:rPr>
            <w:color w:val="2195F2"/>
            <w:w w:val="105"/>
            <w:u w:val="single" w:color="2195F2"/>
          </w:rPr>
          <w:t>31</w:t>
        </w:r>
      </w:hyperlink>
      <w:r>
        <w:rPr>
          <w:w w:val="105"/>
        </w:rPr>
        <w:t>,</w:t>
      </w:r>
      <w:hyperlink w:anchor="_bookmark39" w:history="1">
        <w:r>
          <w:rPr>
            <w:color w:val="2195F2"/>
            <w:w w:val="105"/>
            <w:u w:val="single" w:color="2195F2"/>
          </w:rPr>
          <w:t>32</w:t>
        </w:r>
      </w:hyperlink>
      <w:r>
        <w:rPr>
          <w:w w:val="105"/>
        </w:rPr>
        <w:t>].</w:t>
      </w:r>
    </w:p>
    <w:p w14:paraId="1F9EF1C7" w14:textId="77777777" w:rsidR="00617E67" w:rsidRDefault="00E8776B">
      <w:pPr>
        <w:pStyle w:val="BodyText"/>
        <w:spacing w:before="5" w:line="280" w:lineRule="auto"/>
        <w:ind w:left="120" w:right="153"/>
      </w:pPr>
      <w:r>
        <w:rPr>
          <w:w w:val="105"/>
        </w:rPr>
        <w:t xml:space="preserve">Additionally, this pathway has received increased physiological focus with the discovery of patients with mutations in key </w:t>
      </w:r>
      <w:proofErr w:type="spellStart"/>
      <w:r>
        <w:rPr>
          <w:w w:val="105"/>
        </w:rPr>
        <w:t>mtFAS</w:t>
      </w:r>
      <w:proofErr w:type="spellEnd"/>
      <w:r>
        <w:rPr>
          <w:w w:val="105"/>
        </w:rPr>
        <w:t xml:space="preserve"> enzymes [</w:t>
      </w:r>
      <w:hyperlink w:anchor="_bookmark40" w:history="1">
        <w:r>
          <w:rPr>
            <w:color w:val="2195F2"/>
            <w:w w:val="105"/>
            <w:u w:val="single" w:color="2195F2"/>
          </w:rPr>
          <w:t>33</w:t>
        </w:r>
      </w:hyperlink>
      <w:r>
        <w:rPr>
          <w:w w:val="105"/>
        </w:rPr>
        <w:t>].</w:t>
      </w:r>
    </w:p>
    <w:p w14:paraId="2FAE2E45" w14:textId="77777777" w:rsidR="00617E67" w:rsidRDefault="00617E67">
      <w:pPr>
        <w:pStyle w:val="BodyText"/>
        <w:spacing w:before="3"/>
        <w:rPr>
          <w:sz w:val="26"/>
        </w:rPr>
      </w:pPr>
    </w:p>
    <w:p w14:paraId="4831D1C7" w14:textId="77777777" w:rsidR="00617E67" w:rsidRDefault="00E8776B">
      <w:pPr>
        <w:pStyle w:val="BodyText"/>
        <w:spacing w:line="283" w:lineRule="auto"/>
        <w:ind w:left="119" w:right="160"/>
      </w:pPr>
      <w:r>
        <w:rPr>
          <w:i/>
          <w:w w:val="105"/>
        </w:rPr>
        <w:t xml:space="preserve">MCT1 </w:t>
      </w:r>
      <w:r>
        <w:rPr>
          <w:w w:val="105"/>
        </w:rPr>
        <w:t xml:space="preserve">in </w:t>
      </w:r>
      <w:r>
        <w:rPr>
          <w:i/>
          <w:w w:val="105"/>
        </w:rPr>
        <w:t xml:space="preserve">Saccharomyces cerevisiae </w:t>
      </w:r>
      <w:r>
        <w:rPr>
          <w:w w:val="105"/>
        </w:rPr>
        <w:t xml:space="preserve">is an evolutionarily conserved acyltransferase responsible for the transfer of a </w:t>
      </w:r>
      <w:proofErr w:type="spellStart"/>
      <w:r>
        <w:rPr>
          <w:w w:val="105"/>
        </w:rPr>
        <w:t>malonyl</w:t>
      </w:r>
      <w:proofErr w:type="spellEnd"/>
      <w:r>
        <w:rPr>
          <w:w w:val="105"/>
        </w:rPr>
        <w:t xml:space="preserve"> group from </w:t>
      </w:r>
      <w:proofErr w:type="spellStart"/>
      <w:r>
        <w:rPr>
          <w:w w:val="105"/>
        </w:rPr>
        <w:t>malonyl</w:t>
      </w:r>
      <w:proofErr w:type="spellEnd"/>
      <w:r>
        <w:rPr>
          <w:w w:val="105"/>
        </w:rPr>
        <w:t xml:space="preserve">-CoA to the mitochondrial acyl carrier protein (ACP). By knocking out this gene, one can simulate the effects of a disruption in </w:t>
      </w:r>
      <w:proofErr w:type="spellStart"/>
      <w:r>
        <w:rPr>
          <w:w w:val="105"/>
        </w:rPr>
        <w:t>mtFAS</w:t>
      </w:r>
      <w:proofErr w:type="spellEnd"/>
      <w:r>
        <w:rPr>
          <w:w w:val="105"/>
        </w:rPr>
        <w:t xml:space="preserve">. In order to probe the relationship between </w:t>
      </w:r>
      <w:proofErr w:type="spellStart"/>
      <w:r>
        <w:rPr>
          <w:w w:val="105"/>
        </w:rPr>
        <w:t>mtFAS</w:t>
      </w:r>
      <w:proofErr w:type="spellEnd"/>
      <w:r>
        <w:rPr>
          <w:w w:val="105"/>
        </w:rPr>
        <w:t xml:space="preserve">-related protein concentration and the effects of its perturbation on downstream metabolic processes from a systematic perspective, we used a </w:t>
      </w:r>
      <w:r>
        <w:rPr>
          <w:i/>
          <w:w w:val="105"/>
        </w:rPr>
        <w:t>mct1</w:t>
      </w:r>
      <w:r>
        <w:rPr>
          <w:rFonts w:ascii="Helvetica" w:hAnsi="Helvetica"/>
          <w:w w:val="105"/>
        </w:rPr>
        <w:t xml:space="preserve">Δ </w:t>
      </w:r>
      <w:r>
        <w:rPr>
          <w:w w:val="105"/>
        </w:rPr>
        <w:t xml:space="preserve">model in </w:t>
      </w:r>
      <w:r>
        <w:rPr>
          <w:i/>
          <w:w w:val="105"/>
        </w:rPr>
        <w:t>Saccharomyces cerevisiae</w:t>
      </w:r>
      <w:r>
        <w:rPr>
          <w:w w:val="105"/>
        </w:rPr>
        <w:t xml:space="preserve">. In this model, we previously measured steady-state proteomics [ </w:t>
      </w:r>
      <w:hyperlink w:anchor="_bookmark41" w:history="1">
        <w:r>
          <w:rPr>
            <w:color w:val="2195F2"/>
            <w:spacing w:val="3"/>
            <w:w w:val="105"/>
            <w:u w:val="single" w:color="2195F2"/>
          </w:rPr>
          <w:t>34</w:t>
        </w:r>
      </w:hyperlink>
      <w:r>
        <w:rPr>
          <w:spacing w:val="3"/>
          <w:w w:val="105"/>
        </w:rPr>
        <w:t xml:space="preserve">]. </w:t>
      </w:r>
      <w:r>
        <w:rPr>
          <w:w w:val="105"/>
        </w:rPr>
        <w:t xml:space="preserve">For this study, we additionally measured </w:t>
      </w:r>
      <w:proofErr w:type="spellStart"/>
      <w:r>
        <w:rPr>
          <w:w w:val="105"/>
        </w:rPr>
        <w:t>transcriptomics</w:t>
      </w:r>
      <w:proofErr w:type="spellEnd"/>
      <w:r>
        <w:rPr>
          <w:w w:val="105"/>
        </w:rPr>
        <w:t xml:space="preserve"> at 0, 3, and 12 hours after a shift to a non- fermentable carbon source, as well as steady-state metabolomics at 0, 15, 30, 60, and 180 minutes after the shift in carbon source. By layering these data onto the </w:t>
      </w:r>
      <w:r>
        <w:rPr>
          <w:i/>
          <w:w w:val="105"/>
        </w:rPr>
        <w:t xml:space="preserve">Saccharomyces cerevisiae </w:t>
      </w:r>
      <w:r>
        <w:rPr>
          <w:w w:val="105"/>
        </w:rPr>
        <w:t xml:space="preserve">metabolic network using </w:t>
      </w:r>
      <w:proofErr w:type="spellStart"/>
      <w:r>
        <w:rPr>
          <w:w w:val="105"/>
        </w:rPr>
        <w:t>Metaboverse</w:t>
      </w:r>
      <w:proofErr w:type="spellEnd"/>
      <w:r>
        <w:rPr>
          <w:w w:val="105"/>
        </w:rPr>
        <w:t xml:space="preserve">, we observed interesting respiratory signatures as expected based on our previous work </w:t>
      </w:r>
      <w:r>
        <w:rPr>
          <w:spacing w:val="7"/>
          <w:w w:val="105"/>
        </w:rPr>
        <w:t>[</w:t>
      </w:r>
      <w:hyperlink w:anchor="_bookmark41" w:history="1">
        <w:r>
          <w:rPr>
            <w:color w:val="2195F2"/>
            <w:spacing w:val="7"/>
            <w:w w:val="105"/>
            <w:u w:val="single" w:color="2195F2"/>
          </w:rPr>
          <w:t>34</w:t>
        </w:r>
      </w:hyperlink>
      <w:r>
        <w:rPr>
          <w:spacing w:val="7"/>
          <w:w w:val="105"/>
        </w:rPr>
        <w:t>,</w:t>
      </w:r>
      <w:hyperlink w:anchor="_bookmark42" w:history="1">
        <w:r>
          <w:rPr>
            <w:color w:val="2195F2"/>
            <w:spacing w:val="7"/>
            <w:w w:val="105"/>
            <w:u w:val="single" w:color="2195F2"/>
          </w:rPr>
          <w:t>35</w:t>
        </w:r>
      </w:hyperlink>
      <w:r>
        <w:rPr>
          <w:spacing w:val="7"/>
          <w:w w:val="105"/>
        </w:rPr>
        <w:t xml:space="preserve">]. </w:t>
      </w:r>
      <w:r>
        <w:rPr>
          <w:w w:val="105"/>
        </w:rPr>
        <w:t xml:space="preserve">For example, we noticed a strong pattern in the electron transfer from </w:t>
      </w:r>
      <w:proofErr w:type="spellStart"/>
      <w:r>
        <w:rPr>
          <w:w w:val="105"/>
        </w:rPr>
        <w:t>ubiquinol</w:t>
      </w:r>
      <w:proofErr w:type="spellEnd"/>
      <w:r>
        <w:rPr>
          <w:w w:val="105"/>
        </w:rPr>
        <w:t xml:space="preserve"> to cytochrome C of complex III of the electron transport chain (ETC) (Figure </w:t>
      </w:r>
      <w:hyperlink w:anchor="_bookmark3" w:history="1">
        <w:r>
          <w:rPr>
            <w:color w:val="2195F2"/>
            <w:w w:val="105"/>
            <w:u w:val="single" w:color="2195F2"/>
          </w:rPr>
          <w:t>4</w:t>
        </w:r>
        <w:r>
          <w:rPr>
            <w:color w:val="2195F2"/>
            <w:w w:val="105"/>
          </w:rPr>
          <w:t xml:space="preserve"> </w:t>
        </w:r>
      </w:hyperlink>
      <w:r>
        <w:rPr>
          <w:w w:val="105"/>
        </w:rPr>
        <w:t>A). At the proteomics</w:t>
      </w:r>
      <w:r>
        <w:rPr>
          <w:spacing w:val="-15"/>
          <w:w w:val="105"/>
        </w:rPr>
        <w:t xml:space="preserve"> </w:t>
      </w:r>
      <w:r>
        <w:rPr>
          <w:w w:val="105"/>
        </w:rPr>
        <w:t>level,</w:t>
      </w:r>
      <w:r>
        <w:rPr>
          <w:spacing w:val="-15"/>
          <w:w w:val="105"/>
        </w:rPr>
        <w:t xml:space="preserve"> </w:t>
      </w:r>
      <w:r>
        <w:rPr>
          <w:w w:val="105"/>
        </w:rPr>
        <w:t>cytochrome</w:t>
      </w:r>
      <w:r>
        <w:rPr>
          <w:spacing w:val="-15"/>
          <w:w w:val="105"/>
        </w:rPr>
        <w:t xml:space="preserve"> </w:t>
      </w:r>
      <w:r>
        <w:rPr>
          <w:w w:val="105"/>
        </w:rPr>
        <w:t>C</w:t>
      </w:r>
      <w:r>
        <w:rPr>
          <w:spacing w:val="-15"/>
          <w:w w:val="105"/>
        </w:rPr>
        <w:t xml:space="preserve"> </w:t>
      </w:r>
      <w:r>
        <w:rPr>
          <w:w w:val="105"/>
        </w:rPr>
        <w:t>component</w:t>
      </w:r>
      <w:r>
        <w:rPr>
          <w:spacing w:val="-15"/>
          <w:w w:val="105"/>
        </w:rPr>
        <w:t xml:space="preserve"> </w:t>
      </w:r>
      <w:r>
        <w:rPr>
          <w:w w:val="105"/>
        </w:rPr>
        <w:t>proteins,</w:t>
      </w:r>
      <w:r>
        <w:rPr>
          <w:spacing w:val="-15"/>
          <w:w w:val="105"/>
        </w:rPr>
        <w:t xml:space="preserve"> </w:t>
      </w:r>
      <w:r>
        <w:rPr>
          <w:w w:val="105"/>
        </w:rPr>
        <w:t>CYC1</w:t>
      </w:r>
      <w:r>
        <w:rPr>
          <w:spacing w:val="-15"/>
          <w:w w:val="105"/>
        </w:rPr>
        <w:t xml:space="preserve"> </w:t>
      </w:r>
      <w:r>
        <w:rPr>
          <w:w w:val="105"/>
        </w:rPr>
        <w:t>and</w:t>
      </w:r>
      <w:r>
        <w:rPr>
          <w:spacing w:val="-15"/>
          <w:w w:val="105"/>
        </w:rPr>
        <w:t xml:space="preserve"> </w:t>
      </w:r>
      <w:r>
        <w:rPr>
          <w:w w:val="105"/>
        </w:rPr>
        <w:t>CYC7</w:t>
      </w:r>
      <w:r>
        <w:rPr>
          <w:spacing w:val="-15"/>
          <w:w w:val="105"/>
        </w:rPr>
        <w:t xml:space="preserve"> </w:t>
      </w:r>
      <w:r>
        <w:rPr>
          <w:w w:val="105"/>
        </w:rPr>
        <w:t>are</w:t>
      </w:r>
      <w:r>
        <w:rPr>
          <w:spacing w:val="-14"/>
          <w:w w:val="105"/>
        </w:rPr>
        <w:t xml:space="preserve"> </w:t>
      </w:r>
      <w:r>
        <w:rPr>
          <w:w w:val="105"/>
        </w:rPr>
        <w:t>both</w:t>
      </w:r>
      <w:r>
        <w:rPr>
          <w:spacing w:val="-15"/>
          <w:w w:val="105"/>
        </w:rPr>
        <w:t xml:space="preserve"> </w:t>
      </w:r>
      <w:r>
        <w:rPr>
          <w:w w:val="105"/>
        </w:rPr>
        <w:t>significantly</w:t>
      </w:r>
      <w:r>
        <w:rPr>
          <w:spacing w:val="-15"/>
          <w:w w:val="105"/>
        </w:rPr>
        <w:t xml:space="preserve"> </w:t>
      </w:r>
      <w:r>
        <w:rPr>
          <w:w w:val="105"/>
        </w:rPr>
        <w:t>reduced</w:t>
      </w:r>
      <w:r>
        <w:rPr>
          <w:spacing w:val="-15"/>
          <w:w w:val="105"/>
        </w:rPr>
        <w:t xml:space="preserve"> </w:t>
      </w:r>
      <w:r>
        <w:rPr>
          <w:w w:val="105"/>
        </w:rPr>
        <w:t>in</w:t>
      </w:r>
    </w:p>
    <w:p w14:paraId="3A49886C" w14:textId="77777777" w:rsidR="00617E67" w:rsidRDefault="00E8776B">
      <w:pPr>
        <w:pStyle w:val="BodyText"/>
        <w:spacing w:before="4" w:line="196" w:lineRule="auto"/>
        <w:ind w:left="120"/>
      </w:pPr>
      <w:r>
        <w:rPr>
          <w:w w:val="105"/>
        </w:rPr>
        <w:t>concentration</w:t>
      </w:r>
      <w:r>
        <w:rPr>
          <w:spacing w:val="-15"/>
          <w:w w:val="105"/>
        </w:rPr>
        <w:t xml:space="preserve"> </w:t>
      </w:r>
      <w:r>
        <w:rPr>
          <w:w w:val="105"/>
        </w:rPr>
        <w:t>compared</w:t>
      </w:r>
      <w:r>
        <w:rPr>
          <w:spacing w:val="-14"/>
          <w:w w:val="105"/>
        </w:rPr>
        <w:t xml:space="preserve"> </w:t>
      </w:r>
      <w:r>
        <w:rPr>
          <w:w w:val="105"/>
        </w:rPr>
        <w:t>to</w:t>
      </w:r>
      <w:r>
        <w:rPr>
          <w:spacing w:val="-15"/>
          <w:w w:val="105"/>
        </w:rPr>
        <w:t xml:space="preserve"> </w:t>
      </w:r>
      <w:r>
        <w:rPr>
          <w:w w:val="105"/>
        </w:rPr>
        <w:t>wild-type</w:t>
      </w:r>
      <w:r>
        <w:rPr>
          <w:spacing w:val="-14"/>
          <w:w w:val="105"/>
        </w:rPr>
        <w:t xml:space="preserve"> </w:t>
      </w:r>
      <w:r>
        <w:rPr>
          <w:w w:val="105"/>
        </w:rPr>
        <w:t>cells</w:t>
      </w:r>
      <w:r>
        <w:rPr>
          <w:spacing w:val="-14"/>
          <w:w w:val="105"/>
        </w:rPr>
        <w:t xml:space="preserve"> </w:t>
      </w:r>
      <w:r>
        <w:rPr>
          <w:w w:val="105"/>
        </w:rPr>
        <w:t>(log</w:t>
      </w:r>
      <w:r>
        <w:rPr>
          <w:w w:val="105"/>
          <w:position w:val="-10"/>
        </w:rPr>
        <w:t>2</w:t>
      </w:r>
      <w:r>
        <w:rPr>
          <w:w w:val="105"/>
        </w:rPr>
        <w:t>(fold</w:t>
      </w:r>
      <w:r>
        <w:rPr>
          <w:spacing w:val="-15"/>
          <w:w w:val="105"/>
        </w:rPr>
        <w:t xml:space="preserve"> </w:t>
      </w:r>
      <w:r>
        <w:rPr>
          <w:w w:val="105"/>
        </w:rPr>
        <w:t>change):</w:t>
      </w:r>
      <w:r>
        <w:rPr>
          <w:spacing w:val="-14"/>
          <w:w w:val="105"/>
        </w:rPr>
        <w:t xml:space="preserve"> </w:t>
      </w:r>
      <w:r>
        <w:rPr>
          <w:w w:val="105"/>
        </w:rPr>
        <w:t>-1.57</w:t>
      </w:r>
      <w:r>
        <w:rPr>
          <w:spacing w:val="-15"/>
          <w:w w:val="105"/>
        </w:rPr>
        <w:t xml:space="preserve"> </w:t>
      </w:r>
      <w:r>
        <w:rPr>
          <w:w w:val="105"/>
        </w:rPr>
        <w:t>&amp;</w:t>
      </w:r>
      <w:r>
        <w:rPr>
          <w:spacing w:val="-14"/>
          <w:w w:val="105"/>
        </w:rPr>
        <w:t xml:space="preserve"> </w:t>
      </w:r>
      <w:r>
        <w:rPr>
          <w:w w:val="105"/>
        </w:rPr>
        <w:t>-0.88;</w:t>
      </w:r>
      <w:r>
        <w:rPr>
          <w:spacing w:val="-14"/>
          <w:w w:val="105"/>
        </w:rPr>
        <w:t xml:space="preserve"> </w:t>
      </w:r>
      <w:r>
        <w:rPr>
          <w:w w:val="105"/>
        </w:rPr>
        <w:t>p-value:</w:t>
      </w:r>
      <w:r>
        <w:rPr>
          <w:spacing w:val="-15"/>
          <w:w w:val="105"/>
        </w:rPr>
        <w:t xml:space="preserve"> </w:t>
      </w:r>
      <w:r>
        <w:rPr>
          <w:w w:val="105"/>
        </w:rPr>
        <w:t>&lt;</w:t>
      </w:r>
      <w:r>
        <w:rPr>
          <w:spacing w:val="-14"/>
          <w:w w:val="105"/>
        </w:rPr>
        <w:t xml:space="preserve"> </w:t>
      </w:r>
      <w:r>
        <w:rPr>
          <w:w w:val="105"/>
        </w:rPr>
        <w:t>0.01</w:t>
      </w:r>
      <w:r>
        <w:rPr>
          <w:spacing w:val="-14"/>
          <w:w w:val="105"/>
        </w:rPr>
        <w:t xml:space="preserve"> </w:t>
      </w:r>
      <w:r>
        <w:rPr>
          <w:w w:val="105"/>
        </w:rPr>
        <w:t>&amp;</w:t>
      </w:r>
      <w:r>
        <w:rPr>
          <w:spacing w:val="-15"/>
          <w:w w:val="105"/>
        </w:rPr>
        <w:t xml:space="preserve"> </w:t>
      </w:r>
      <w:r>
        <w:rPr>
          <w:w w:val="105"/>
        </w:rPr>
        <w:t>&lt;</w:t>
      </w:r>
      <w:r>
        <w:rPr>
          <w:spacing w:val="-14"/>
          <w:w w:val="105"/>
        </w:rPr>
        <w:t xml:space="preserve"> </w:t>
      </w:r>
      <w:r>
        <w:rPr>
          <w:w w:val="105"/>
        </w:rPr>
        <w:t>0.01; respectively). This reduction in cytochrome C concentration is paired with a marked reduction in</w:t>
      </w:r>
      <w:r>
        <w:rPr>
          <w:spacing w:val="-28"/>
          <w:w w:val="105"/>
        </w:rPr>
        <w:t xml:space="preserve"> </w:t>
      </w:r>
      <w:r>
        <w:rPr>
          <w:w w:val="105"/>
        </w:rPr>
        <w:t>the</w:t>
      </w:r>
    </w:p>
    <w:p w14:paraId="32037BDD" w14:textId="77777777" w:rsidR="00617E67" w:rsidRDefault="00E8776B">
      <w:pPr>
        <w:pStyle w:val="BodyText"/>
        <w:spacing w:before="20" w:line="298" w:lineRule="exact"/>
        <w:ind w:left="120"/>
      </w:pPr>
      <w:r>
        <w:rPr>
          <w:w w:val="110"/>
        </w:rPr>
        <w:t>concentration of the protein components of cytochrome C reductase, which is a catalyst of this electron</w:t>
      </w:r>
      <w:r>
        <w:rPr>
          <w:spacing w:val="-31"/>
          <w:w w:val="110"/>
        </w:rPr>
        <w:t xml:space="preserve"> </w:t>
      </w:r>
      <w:r>
        <w:rPr>
          <w:w w:val="110"/>
        </w:rPr>
        <w:t>transfer</w:t>
      </w:r>
      <w:r>
        <w:rPr>
          <w:spacing w:val="-31"/>
          <w:w w:val="110"/>
        </w:rPr>
        <w:t xml:space="preserve"> </w:t>
      </w:r>
      <w:r>
        <w:rPr>
          <w:w w:val="110"/>
        </w:rPr>
        <w:t>reaction</w:t>
      </w:r>
      <w:r>
        <w:rPr>
          <w:spacing w:val="-30"/>
          <w:w w:val="110"/>
        </w:rPr>
        <w:t xml:space="preserve"> </w:t>
      </w:r>
      <w:r>
        <w:rPr>
          <w:w w:val="110"/>
        </w:rPr>
        <w:t>(average</w:t>
      </w:r>
      <w:r>
        <w:rPr>
          <w:spacing w:val="-31"/>
          <w:w w:val="110"/>
        </w:rPr>
        <w:t xml:space="preserve"> </w:t>
      </w:r>
      <w:r>
        <w:rPr>
          <w:w w:val="110"/>
        </w:rPr>
        <w:t>log</w:t>
      </w:r>
      <w:r>
        <w:rPr>
          <w:w w:val="110"/>
          <w:position w:val="-10"/>
        </w:rPr>
        <w:t>2</w:t>
      </w:r>
      <w:r>
        <w:rPr>
          <w:w w:val="110"/>
        </w:rPr>
        <w:t>(fold</w:t>
      </w:r>
      <w:r>
        <w:rPr>
          <w:spacing w:val="-31"/>
          <w:w w:val="110"/>
        </w:rPr>
        <w:t xml:space="preserve"> </w:t>
      </w:r>
      <w:r>
        <w:rPr>
          <w:w w:val="110"/>
        </w:rPr>
        <w:t>change)</w:t>
      </w:r>
      <w:r>
        <w:rPr>
          <w:spacing w:val="-30"/>
          <w:w w:val="110"/>
        </w:rPr>
        <w:t xml:space="preserve"> </w:t>
      </w:r>
      <w:r>
        <w:rPr>
          <w:w w:val="110"/>
        </w:rPr>
        <w:t>of</w:t>
      </w:r>
      <w:r>
        <w:rPr>
          <w:spacing w:val="-31"/>
          <w:w w:val="110"/>
        </w:rPr>
        <w:t xml:space="preserve"> </w:t>
      </w:r>
      <w:r>
        <w:rPr>
          <w:w w:val="110"/>
        </w:rPr>
        <w:t>all</w:t>
      </w:r>
      <w:r>
        <w:rPr>
          <w:spacing w:val="-30"/>
          <w:w w:val="110"/>
        </w:rPr>
        <w:t xml:space="preserve"> </w:t>
      </w:r>
      <w:r>
        <w:rPr>
          <w:w w:val="110"/>
        </w:rPr>
        <w:t>measured</w:t>
      </w:r>
      <w:r>
        <w:rPr>
          <w:spacing w:val="-31"/>
          <w:w w:val="110"/>
        </w:rPr>
        <w:t xml:space="preserve"> </w:t>
      </w:r>
      <w:r>
        <w:rPr>
          <w:w w:val="110"/>
        </w:rPr>
        <w:t>protein</w:t>
      </w:r>
      <w:r>
        <w:rPr>
          <w:spacing w:val="-31"/>
          <w:w w:val="110"/>
        </w:rPr>
        <w:t xml:space="preserve"> </w:t>
      </w:r>
      <w:r>
        <w:rPr>
          <w:w w:val="110"/>
        </w:rPr>
        <w:t>components</w:t>
      </w:r>
      <w:r>
        <w:rPr>
          <w:spacing w:val="-30"/>
          <w:w w:val="110"/>
        </w:rPr>
        <w:t xml:space="preserve"> </w:t>
      </w:r>
      <w:r>
        <w:rPr>
          <w:w w:val="110"/>
        </w:rPr>
        <w:t>=</w:t>
      </w:r>
      <w:r>
        <w:rPr>
          <w:spacing w:val="-31"/>
          <w:w w:val="110"/>
        </w:rPr>
        <w:t xml:space="preserve"> </w:t>
      </w:r>
      <w:r>
        <w:rPr>
          <w:w w:val="110"/>
        </w:rPr>
        <w:t>-2.03, where</w:t>
      </w:r>
      <w:r>
        <w:rPr>
          <w:spacing w:val="-43"/>
          <w:w w:val="110"/>
        </w:rPr>
        <w:t xml:space="preserve"> </w:t>
      </w:r>
      <w:r>
        <w:rPr>
          <w:w w:val="110"/>
        </w:rPr>
        <w:t>9/11</w:t>
      </w:r>
      <w:r>
        <w:rPr>
          <w:spacing w:val="-43"/>
          <w:w w:val="110"/>
        </w:rPr>
        <w:t xml:space="preserve"> </w:t>
      </w:r>
      <w:r>
        <w:rPr>
          <w:w w:val="110"/>
        </w:rPr>
        <w:t>component</w:t>
      </w:r>
      <w:r>
        <w:rPr>
          <w:spacing w:val="-43"/>
          <w:w w:val="110"/>
        </w:rPr>
        <w:t xml:space="preserve"> </w:t>
      </w:r>
      <w:r>
        <w:rPr>
          <w:w w:val="110"/>
        </w:rPr>
        <w:t>proteins</w:t>
      </w:r>
      <w:r>
        <w:rPr>
          <w:spacing w:val="-43"/>
          <w:w w:val="110"/>
        </w:rPr>
        <w:t xml:space="preserve"> </w:t>
      </w:r>
      <w:r>
        <w:rPr>
          <w:w w:val="110"/>
        </w:rPr>
        <w:t>were</w:t>
      </w:r>
      <w:r>
        <w:rPr>
          <w:spacing w:val="-43"/>
          <w:w w:val="110"/>
        </w:rPr>
        <w:t xml:space="preserve"> </w:t>
      </w:r>
      <w:r>
        <w:rPr>
          <w:w w:val="110"/>
        </w:rPr>
        <w:t>measured;</w:t>
      </w:r>
      <w:r>
        <w:rPr>
          <w:spacing w:val="-43"/>
          <w:w w:val="110"/>
        </w:rPr>
        <w:t xml:space="preserve"> </w:t>
      </w:r>
      <w:r>
        <w:rPr>
          <w:w w:val="110"/>
        </w:rPr>
        <w:t>7/11</w:t>
      </w:r>
      <w:r>
        <w:rPr>
          <w:spacing w:val="-42"/>
          <w:w w:val="110"/>
        </w:rPr>
        <w:t xml:space="preserve"> </w:t>
      </w:r>
      <w:r>
        <w:rPr>
          <w:w w:val="110"/>
        </w:rPr>
        <w:t>passed</w:t>
      </w:r>
      <w:r>
        <w:rPr>
          <w:spacing w:val="-43"/>
          <w:w w:val="110"/>
        </w:rPr>
        <w:t xml:space="preserve"> </w:t>
      </w:r>
      <w:r>
        <w:rPr>
          <w:w w:val="110"/>
        </w:rPr>
        <w:t>statistical</w:t>
      </w:r>
      <w:r>
        <w:rPr>
          <w:spacing w:val="-43"/>
          <w:w w:val="110"/>
        </w:rPr>
        <w:t xml:space="preserve"> </w:t>
      </w:r>
      <w:r>
        <w:rPr>
          <w:w w:val="110"/>
        </w:rPr>
        <w:t>significance</w:t>
      </w:r>
      <w:r>
        <w:rPr>
          <w:spacing w:val="-43"/>
          <w:w w:val="110"/>
        </w:rPr>
        <w:t xml:space="preserve"> </w:t>
      </w:r>
      <w:r>
        <w:rPr>
          <w:w w:val="110"/>
        </w:rPr>
        <w:t>thresholds</w:t>
      </w:r>
      <w:r>
        <w:rPr>
          <w:spacing w:val="-43"/>
          <w:w w:val="110"/>
        </w:rPr>
        <w:t xml:space="preserve"> </w:t>
      </w:r>
      <w:r>
        <w:rPr>
          <w:w w:val="110"/>
        </w:rPr>
        <w:t>of</w:t>
      </w:r>
      <w:r>
        <w:rPr>
          <w:spacing w:val="-43"/>
          <w:w w:val="110"/>
        </w:rPr>
        <w:t xml:space="preserve"> </w:t>
      </w:r>
      <w:r>
        <w:rPr>
          <w:w w:val="110"/>
        </w:rPr>
        <w:t>BH- corrected</w:t>
      </w:r>
      <w:r>
        <w:rPr>
          <w:spacing w:val="-25"/>
          <w:w w:val="110"/>
        </w:rPr>
        <w:t xml:space="preserve"> </w:t>
      </w:r>
      <w:r>
        <w:rPr>
          <w:w w:val="110"/>
        </w:rPr>
        <w:t>p-value</w:t>
      </w:r>
      <w:r>
        <w:rPr>
          <w:spacing w:val="-25"/>
          <w:w w:val="110"/>
        </w:rPr>
        <w:t xml:space="preserve"> </w:t>
      </w:r>
      <w:r>
        <w:rPr>
          <w:w w:val="110"/>
        </w:rPr>
        <w:t>&lt;=</w:t>
      </w:r>
      <w:r>
        <w:rPr>
          <w:spacing w:val="-24"/>
          <w:w w:val="110"/>
        </w:rPr>
        <w:t xml:space="preserve"> </w:t>
      </w:r>
      <w:r>
        <w:rPr>
          <w:w w:val="110"/>
        </w:rPr>
        <w:t>0.05.</w:t>
      </w:r>
      <w:r>
        <w:rPr>
          <w:spacing w:val="-25"/>
          <w:w w:val="110"/>
        </w:rPr>
        <w:t xml:space="preserve"> </w:t>
      </w:r>
      <w:r>
        <w:rPr>
          <w:w w:val="110"/>
        </w:rPr>
        <w:t>Range</w:t>
      </w:r>
      <w:r>
        <w:rPr>
          <w:spacing w:val="-24"/>
          <w:w w:val="110"/>
        </w:rPr>
        <w:t xml:space="preserve"> </w:t>
      </w:r>
      <w:r>
        <w:rPr>
          <w:w w:val="110"/>
        </w:rPr>
        <w:t>of</w:t>
      </w:r>
      <w:r>
        <w:rPr>
          <w:spacing w:val="-25"/>
          <w:w w:val="110"/>
        </w:rPr>
        <w:t xml:space="preserve"> </w:t>
      </w:r>
      <w:r>
        <w:rPr>
          <w:w w:val="110"/>
        </w:rPr>
        <w:t>significant</w:t>
      </w:r>
      <w:r>
        <w:rPr>
          <w:spacing w:val="-25"/>
          <w:w w:val="110"/>
        </w:rPr>
        <w:t xml:space="preserve"> </w:t>
      </w:r>
      <w:r>
        <w:rPr>
          <w:w w:val="110"/>
        </w:rPr>
        <w:t>log</w:t>
      </w:r>
      <w:r>
        <w:rPr>
          <w:w w:val="110"/>
          <w:position w:val="-10"/>
        </w:rPr>
        <w:t>2</w:t>
      </w:r>
      <w:r>
        <w:rPr>
          <w:w w:val="110"/>
        </w:rPr>
        <w:t>(fold</w:t>
      </w:r>
      <w:r>
        <w:rPr>
          <w:spacing w:val="-24"/>
          <w:w w:val="110"/>
        </w:rPr>
        <w:t xml:space="preserve"> </w:t>
      </w:r>
      <w:r>
        <w:rPr>
          <w:w w:val="110"/>
        </w:rPr>
        <w:t>change)</w:t>
      </w:r>
      <w:r>
        <w:rPr>
          <w:spacing w:val="-25"/>
          <w:w w:val="110"/>
        </w:rPr>
        <w:t xml:space="preserve"> </w:t>
      </w:r>
      <w:r>
        <w:rPr>
          <w:w w:val="110"/>
        </w:rPr>
        <w:t>values:</w:t>
      </w:r>
      <w:r>
        <w:rPr>
          <w:spacing w:val="-24"/>
          <w:w w:val="110"/>
        </w:rPr>
        <w:t xml:space="preserve"> </w:t>
      </w:r>
      <w:r>
        <w:rPr>
          <w:w w:val="110"/>
        </w:rPr>
        <w:t>-0.34</w:t>
      </w:r>
      <w:r>
        <w:rPr>
          <w:spacing w:val="-25"/>
          <w:w w:val="110"/>
        </w:rPr>
        <w:t xml:space="preserve"> </w:t>
      </w:r>
      <w:r>
        <w:rPr>
          <w:w w:val="110"/>
        </w:rPr>
        <w:t>to</w:t>
      </w:r>
      <w:r>
        <w:rPr>
          <w:spacing w:val="-24"/>
          <w:w w:val="110"/>
        </w:rPr>
        <w:t xml:space="preserve"> </w:t>
      </w:r>
      <w:r>
        <w:rPr>
          <w:w w:val="110"/>
        </w:rPr>
        <w:t>-3.21).</w:t>
      </w:r>
    </w:p>
    <w:p w14:paraId="4AB3A4F3" w14:textId="77777777" w:rsidR="00617E67" w:rsidRDefault="00617E67">
      <w:pPr>
        <w:spacing w:line="298" w:lineRule="exact"/>
        <w:sectPr w:rsidR="00617E67">
          <w:pgSz w:w="11900" w:h="16820"/>
          <w:pgMar w:top="940" w:right="600" w:bottom="280" w:left="600" w:header="720" w:footer="720" w:gutter="0"/>
          <w:cols w:space="720"/>
        </w:sectPr>
      </w:pPr>
    </w:p>
    <w:p w14:paraId="68CBEC0C" w14:textId="77777777" w:rsidR="00617E67" w:rsidRDefault="00E8776B">
      <w:pPr>
        <w:pStyle w:val="BodyText"/>
        <w:ind w:left="120"/>
        <w:rPr>
          <w:sz w:val="20"/>
        </w:rPr>
      </w:pPr>
      <w:r>
        <w:rPr>
          <w:noProof/>
        </w:rPr>
        <w:lastRenderedPageBreak/>
        <w:drawing>
          <wp:anchor distT="0" distB="0" distL="0" distR="0" simplePos="0" relativeHeight="250395648" behindDoc="1" locked="0" layoutInCell="1" allowOverlap="1" wp14:anchorId="23C5216D" wp14:editId="5CA00B04">
            <wp:simplePos x="0" y="0"/>
            <wp:positionH relativeFrom="page">
              <wp:posOffset>0</wp:posOffset>
            </wp:positionH>
            <wp:positionV relativeFrom="page">
              <wp:posOffset>0</wp:posOffset>
            </wp:positionV>
            <wp:extent cx="7556500" cy="10680700"/>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14:anchorId="02D3900B" wp14:editId="0949A594">
            <wp:extent cx="6613874" cy="5636799"/>
            <wp:effectExtent l="0" t="0" r="0" b="0"/>
            <wp:docPr id="4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jpeg"/>
                    <pic:cNvPicPr/>
                  </pic:nvPicPr>
                  <pic:blipFill>
                    <a:blip r:embed="rId14" cstate="print"/>
                    <a:stretch>
                      <a:fillRect/>
                    </a:stretch>
                  </pic:blipFill>
                  <pic:spPr>
                    <a:xfrm>
                      <a:off x="0" y="0"/>
                      <a:ext cx="6613874" cy="5636799"/>
                    </a:xfrm>
                    <a:prstGeom prst="rect">
                      <a:avLst/>
                    </a:prstGeom>
                  </pic:spPr>
                </pic:pic>
              </a:graphicData>
            </a:graphic>
          </wp:inline>
        </w:drawing>
      </w:r>
    </w:p>
    <w:p w14:paraId="722B662B" w14:textId="77777777" w:rsidR="00617E67" w:rsidRDefault="00617E67">
      <w:pPr>
        <w:pStyle w:val="BodyText"/>
        <w:spacing w:before="9"/>
        <w:rPr>
          <w:sz w:val="7"/>
        </w:rPr>
      </w:pPr>
    </w:p>
    <w:p w14:paraId="05FB6959" w14:textId="77777777" w:rsidR="00617E67" w:rsidRDefault="00E8776B">
      <w:pPr>
        <w:spacing w:before="126" w:line="290" w:lineRule="auto"/>
        <w:ind w:left="119" w:right="260"/>
        <w:rPr>
          <w:sz w:val="18"/>
        </w:rPr>
      </w:pPr>
      <w:bookmarkStart w:id="25" w:name="_bookmark3"/>
      <w:bookmarkEnd w:id="25"/>
      <w:r>
        <w:rPr>
          <w:b/>
          <w:w w:val="110"/>
          <w:sz w:val="18"/>
        </w:rPr>
        <w:t xml:space="preserve">Figure 4: </w:t>
      </w:r>
      <w:proofErr w:type="spellStart"/>
      <w:r>
        <w:rPr>
          <w:b/>
          <w:w w:val="110"/>
          <w:sz w:val="18"/>
        </w:rPr>
        <w:t>Metaboverse</w:t>
      </w:r>
      <w:proofErr w:type="spellEnd"/>
      <w:r>
        <w:rPr>
          <w:b/>
          <w:w w:val="110"/>
          <w:sz w:val="18"/>
        </w:rPr>
        <w:t xml:space="preserve"> identifies several reaction motifs of interest in </w:t>
      </w:r>
      <w:r>
        <w:rPr>
          <w:rFonts w:ascii="Arial-BoldItalicMT" w:hAnsi="Arial-BoldItalicMT"/>
          <w:b/>
          <w:i/>
          <w:w w:val="110"/>
          <w:sz w:val="19"/>
        </w:rPr>
        <w:t>mct1</w:t>
      </w:r>
      <w:r>
        <w:rPr>
          <w:rFonts w:ascii="Helvetica" w:hAnsi="Helvetica"/>
          <w:b/>
          <w:w w:val="110"/>
          <w:sz w:val="18"/>
        </w:rPr>
        <w:t xml:space="preserve">Δ </w:t>
      </w:r>
      <w:r>
        <w:rPr>
          <w:b/>
          <w:w w:val="110"/>
          <w:sz w:val="18"/>
        </w:rPr>
        <w:t xml:space="preserve">cells. </w:t>
      </w:r>
      <w:r>
        <w:rPr>
          <w:w w:val="110"/>
          <w:sz w:val="18"/>
        </w:rPr>
        <w:t xml:space="preserve">(A) Steady-state proteomics overlaid on the reaction, “Electron transfer from </w:t>
      </w:r>
      <w:proofErr w:type="spellStart"/>
      <w:r>
        <w:rPr>
          <w:w w:val="110"/>
          <w:sz w:val="18"/>
        </w:rPr>
        <w:t>ubiquinol</w:t>
      </w:r>
      <w:proofErr w:type="spellEnd"/>
      <w:r>
        <w:rPr>
          <w:w w:val="110"/>
          <w:sz w:val="18"/>
        </w:rPr>
        <w:t xml:space="preserve"> to cytochrome c of complex III”. (B) Steady-state proteomics and metabolomics at 15 minutes overlaid TCA-related reactions. Appropriate time stamps are displayed in the upper- right hand corner of each subplot. Metabolomics and proteomics values are shown as node shading.</w:t>
      </w:r>
    </w:p>
    <w:p w14:paraId="19053A33" w14:textId="77777777" w:rsidR="00617E67" w:rsidRDefault="00617E67">
      <w:pPr>
        <w:pStyle w:val="BodyText"/>
        <w:spacing w:before="3"/>
        <w:rPr>
          <w:sz w:val="23"/>
        </w:rPr>
      </w:pPr>
    </w:p>
    <w:p w14:paraId="78967936" w14:textId="77777777" w:rsidR="00617E67" w:rsidRDefault="00E8776B">
      <w:pPr>
        <w:pStyle w:val="BodyText"/>
        <w:spacing w:line="298" w:lineRule="exact"/>
        <w:ind w:left="119" w:right="140"/>
      </w:pPr>
      <w:r>
        <w:rPr>
          <w:w w:val="110"/>
        </w:rPr>
        <w:t>The</w:t>
      </w:r>
      <w:r>
        <w:rPr>
          <w:spacing w:val="-36"/>
          <w:w w:val="110"/>
        </w:rPr>
        <w:t xml:space="preserve"> </w:t>
      </w:r>
      <w:r>
        <w:rPr>
          <w:w w:val="110"/>
        </w:rPr>
        <w:t>second</w:t>
      </w:r>
      <w:r>
        <w:rPr>
          <w:spacing w:val="-35"/>
          <w:w w:val="110"/>
        </w:rPr>
        <w:t xml:space="preserve"> </w:t>
      </w:r>
      <w:r>
        <w:rPr>
          <w:w w:val="110"/>
        </w:rPr>
        <w:t>pattern</w:t>
      </w:r>
      <w:r>
        <w:rPr>
          <w:spacing w:val="-35"/>
          <w:w w:val="110"/>
        </w:rPr>
        <w:t xml:space="preserve"> </w:t>
      </w:r>
      <w:r>
        <w:rPr>
          <w:w w:val="110"/>
        </w:rPr>
        <w:t>of</w:t>
      </w:r>
      <w:r>
        <w:rPr>
          <w:spacing w:val="-36"/>
          <w:w w:val="110"/>
        </w:rPr>
        <w:t xml:space="preserve"> </w:t>
      </w:r>
      <w:r>
        <w:rPr>
          <w:w w:val="110"/>
        </w:rPr>
        <w:t>interest</w:t>
      </w:r>
      <w:r>
        <w:rPr>
          <w:spacing w:val="-35"/>
          <w:w w:val="110"/>
        </w:rPr>
        <w:t xml:space="preserve"> </w:t>
      </w:r>
      <w:r>
        <w:rPr>
          <w:w w:val="110"/>
        </w:rPr>
        <w:t>that</w:t>
      </w:r>
      <w:r>
        <w:rPr>
          <w:spacing w:val="-35"/>
          <w:w w:val="110"/>
        </w:rPr>
        <w:t xml:space="preserve"> </w:t>
      </w:r>
      <w:r>
        <w:rPr>
          <w:w w:val="110"/>
        </w:rPr>
        <w:t>was</w:t>
      </w:r>
      <w:r>
        <w:rPr>
          <w:spacing w:val="-35"/>
          <w:w w:val="110"/>
        </w:rPr>
        <w:t xml:space="preserve"> </w:t>
      </w:r>
      <w:r>
        <w:rPr>
          <w:w w:val="110"/>
        </w:rPr>
        <w:t>expected</w:t>
      </w:r>
      <w:r>
        <w:rPr>
          <w:spacing w:val="-36"/>
          <w:w w:val="110"/>
        </w:rPr>
        <w:t xml:space="preserve"> </w:t>
      </w:r>
      <w:r>
        <w:rPr>
          <w:w w:val="110"/>
        </w:rPr>
        <w:t>was</w:t>
      </w:r>
      <w:r>
        <w:rPr>
          <w:spacing w:val="-35"/>
          <w:w w:val="110"/>
        </w:rPr>
        <w:t xml:space="preserve"> </w:t>
      </w:r>
      <w:r>
        <w:rPr>
          <w:w w:val="110"/>
        </w:rPr>
        <w:t>the</w:t>
      </w:r>
      <w:r>
        <w:rPr>
          <w:spacing w:val="-35"/>
          <w:w w:val="110"/>
        </w:rPr>
        <w:t xml:space="preserve"> </w:t>
      </w:r>
      <w:r>
        <w:rPr>
          <w:w w:val="110"/>
        </w:rPr>
        <w:t>marked</w:t>
      </w:r>
      <w:r>
        <w:rPr>
          <w:spacing w:val="-36"/>
          <w:w w:val="110"/>
        </w:rPr>
        <w:t xml:space="preserve"> </w:t>
      </w:r>
      <w:r>
        <w:rPr>
          <w:w w:val="110"/>
        </w:rPr>
        <w:t>reduction</w:t>
      </w:r>
      <w:r>
        <w:rPr>
          <w:spacing w:val="-35"/>
          <w:w w:val="110"/>
        </w:rPr>
        <w:t xml:space="preserve"> </w:t>
      </w:r>
      <w:r>
        <w:rPr>
          <w:w w:val="110"/>
        </w:rPr>
        <w:t>of</w:t>
      </w:r>
      <w:r>
        <w:rPr>
          <w:spacing w:val="-35"/>
          <w:w w:val="110"/>
        </w:rPr>
        <w:t xml:space="preserve"> </w:t>
      </w:r>
      <w:r>
        <w:rPr>
          <w:w w:val="110"/>
        </w:rPr>
        <w:t>TCA-related</w:t>
      </w:r>
      <w:r>
        <w:rPr>
          <w:spacing w:val="-35"/>
          <w:w w:val="110"/>
        </w:rPr>
        <w:t xml:space="preserve"> </w:t>
      </w:r>
      <w:r>
        <w:rPr>
          <w:w w:val="110"/>
        </w:rPr>
        <w:t xml:space="preserve">enzymes. Motif analysis within the TCA cycle found several regulatory hotspots between metabolites and metabolite-protein interactions throughout the steps of the TCA cycle (Figure </w:t>
      </w:r>
      <w:hyperlink w:anchor="_bookmark3" w:history="1">
        <w:r>
          <w:rPr>
            <w:color w:val="2195F2"/>
            <w:w w:val="110"/>
            <w:u w:val="single" w:color="2195F2"/>
          </w:rPr>
          <w:t>4</w:t>
        </w:r>
        <w:r>
          <w:rPr>
            <w:color w:val="2195F2"/>
            <w:w w:val="110"/>
          </w:rPr>
          <w:t xml:space="preserve"> </w:t>
        </w:r>
      </w:hyperlink>
      <w:r>
        <w:rPr>
          <w:w w:val="110"/>
        </w:rPr>
        <w:t>B). However, visualizing</w:t>
      </w:r>
      <w:r>
        <w:rPr>
          <w:spacing w:val="-36"/>
          <w:w w:val="110"/>
        </w:rPr>
        <w:t xml:space="preserve"> </w:t>
      </w:r>
      <w:r>
        <w:rPr>
          <w:w w:val="110"/>
        </w:rPr>
        <w:t>these</w:t>
      </w:r>
      <w:r>
        <w:rPr>
          <w:spacing w:val="-36"/>
          <w:w w:val="110"/>
        </w:rPr>
        <w:t xml:space="preserve"> </w:t>
      </w:r>
      <w:r>
        <w:rPr>
          <w:w w:val="110"/>
        </w:rPr>
        <w:t>motifs</w:t>
      </w:r>
      <w:r>
        <w:rPr>
          <w:spacing w:val="-36"/>
          <w:w w:val="110"/>
        </w:rPr>
        <w:t xml:space="preserve"> </w:t>
      </w:r>
      <w:r>
        <w:rPr>
          <w:w w:val="110"/>
        </w:rPr>
        <w:t>and</w:t>
      </w:r>
      <w:r>
        <w:rPr>
          <w:spacing w:val="-36"/>
          <w:w w:val="110"/>
        </w:rPr>
        <w:t xml:space="preserve"> </w:t>
      </w:r>
      <w:r>
        <w:rPr>
          <w:w w:val="110"/>
        </w:rPr>
        <w:t>data</w:t>
      </w:r>
      <w:r>
        <w:rPr>
          <w:spacing w:val="-35"/>
          <w:w w:val="110"/>
        </w:rPr>
        <w:t xml:space="preserve"> </w:t>
      </w:r>
      <w:r>
        <w:rPr>
          <w:w w:val="110"/>
        </w:rPr>
        <w:t>across</w:t>
      </w:r>
      <w:r>
        <w:rPr>
          <w:spacing w:val="-36"/>
          <w:w w:val="110"/>
        </w:rPr>
        <w:t xml:space="preserve"> </w:t>
      </w:r>
      <w:r>
        <w:rPr>
          <w:w w:val="110"/>
        </w:rPr>
        <w:t>the</w:t>
      </w:r>
      <w:r>
        <w:rPr>
          <w:spacing w:val="-36"/>
          <w:w w:val="110"/>
        </w:rPr>
        <w:t xml:space="preserve"> </w:t>
      </w:r>
      <w:r>
        <w:rPr>
          <w:w w:val="110"/>
        </w:rPr>
        <w:t>time</w:t>
      </w:r>
      <w:ins w:id="26" w:author="James Cox" w:date="2020-06-10T12:19:00Z">
        <w:r w:rsidR="00237BB1">
          <w:rPr>
            <w:w w:val="110"/>
          </w:rPr>
          <w:t xml:space="preserve"> </w:t>
        </w:r>
      </w:ins>
      <w:r>
        <w:rPr>
          <w:w w:val="110"/>
        </w:rPr>
        <w:t>course</w:t>
      </w:r>
      <w:r>
        <w:rPr>
          <w:spacing w:val="-36"/>
          <w:w w:val="110"/>
        </w:rPr>
        <w:t xml:space="preserve"> </w:t>
      </w:r>
      <w:r>
        <w:rPr>
          <w:w w:val="110"/>
        </w:rPr>
        <w:t>reveals</w:t>
      </w:r>
      <w:r>
        <w:rPr>
          <w:spacing w:val="-36"/>
          <w:w w:val="110"/>
        </w:rPr>
        <w:t xml:space="preserve"> </w:t>
      </w:r>
      <w:r>
        <w:rPr>
          <w:w w:val="110"/>
        </w:rPr>
        <w:t>interesting</w:t>
      </w:r>
      <w:r>
        <w:rPr>
          <w:spacing w:val="-35"/>
          <w:w w:val="110"/>
        </w:rPr>
        <w:t xml:space="preserve"> </w:t>
      </w:r>
      <w:r>
        <w:rPr>
          <w:w w:val="110"/>
        </w:rPr>
        <w:t>patterns.</w:t>
      </w:r>
      <w:r>
        <w:rPr>
          <w:spacing w:val="-36"/>
          <w:w w:val="110"/>
        </w:rPr>
        <w:t xml:space="preserve"> </w:t>
      </w:r>
      <w:r>
        <w:rPr>
          <w:w w:val="110"/>
        </w:rPr>
        <w:t>For</w:t>
      </w:r>
      <w:r>
        <w:rPr>
          <w:spacing w:val="-36"/>
          <w:w w:val="110"/>
        </w:rPr>
        <w:t xml:space="preserve"> </w:t>
      </w:r>
      <w:r>
        <w:rPr>
          <w:w w:val="110"/>
        </w:rPr>
        <w:t>the</w:t>
      </w:r>
      <w:r>
        <w:rPr>
          <w:spacing w:val="-36"/>
          <w:w w:val="110"/>
        </w:rPr>
        <w:t xml:space="preserve"> </w:t>
      </w:r>
      <w:r>
        <w:rPr>
          <w:w w:val="110"/>
        </w:rPr>
        <w:t>following metabolite</w:t>
      </w:r>
      <w:r>
        <w:rPr>
          <w:spacing w:val="-23"/>
          <w:w w:val="110"/>
        </w:rPr>
        <w:t xml:space="preserve"> </w:t>
      </w:r>
      <w:r>
        <w:rPr>
          <w:w w:val="110"/>
        </w:rPr>
        <w:t>values,</w:t>
      </w:r>
      <w:r>
        <w:rPr>
          <w:spacing w:val="-23"/>
          <w:w w:val="110"/>
        </w:rPr>
        <w:t xml:space="preserve"> </w:t>
      </w:r>
      <w:r>
        <w:rPr>
          <w:w w:val="110"/>
        </w:rPr>
        <w:t>we</w:t>
      </w:r>
      <w:r>
        <w:rPr>
          <w:spacing w:val="-23"/>
          <w:w w:val="110"/>
        </w:rPr>
        <w:t xml:space="preserve"> </w:t>
      </w:r>
      <w:r>
        <w:rPr>
          <w:w w:val="110"/>
        </w:rPr>
        <w:t>will</w:t>
      </w:r>
      <w:r>
        <w:rPr>
          <w:spacing w:val="-23"/>
          <w:w w:val="110"/>
        </w:rPr>
        <w:t xml:space="preserve"> </w:t>
      </w:r>
      <w:r>
        <w:rPr>
          <w:w w:val="110"/>
        </w:rPr>
        <w:t>provide</w:t>
      </w:r>
      <w:r>
        <w:rPr>
          <w:spacing w:val="-22"/>
          <w:w w:val="110"/>
        </w:rPr>
        <w:t xml:space="preserve"> </w:t>
      </w:r>
      <w:r>
        <w:rPr>
          <w:w w:val="110"/>
        </w:rPr>
        <w:t>those</w:t>
      </w:r>
      <w:r>
        <w:rPr>
          <w:spacing w:val="-23"/>
          <w:w w:val="110"/>
        </w:rPr>
        <w:t xml:space="preserve"> </w:t>
      </w:r>
      <w:r>
        <w:rPr>
          <w:w w:val="110"/>
        </w:rPr>
        <w:t>for</w:t>
      </w:r>
      <w:r>
        <w:rPr>
          <w:spacing w:val="-23"/>
          <w:w w:val="110"/>
        </w:rPr>
        <w:t xml:space="preserve"> </w:t>
      </w:r>
      <w:r>
        <w:rPr>
          <w:w w:val="110"/>
        </w:rPr>
        <w:t>the</w:t>
      </w:r>
      <w:r>
        <w:rPr>
          <w:spacing w:val="-23"/>
          <w:w w:val="110"/>
        </w:rPr>
        <w:t xml:space="preserve"> </w:t>
      </w:r>
      <w:proofErr w:type="gramStart"/>
      <w:r>
        <w:rPr>
          <w:w w:val="110"/>
        </w:rPr>
        <w:t>15</w:t>
      </w:r>
      <w:r>
        <w:rPr>
          <w:spacing w:val="-23"/>
          <w:w w:val="110"/>
        </w:rPr>
        <w:t xml:space="preserve"> </w:t>
      </w:r>
      <w:r>
        <w:rPr>
          <w:w w:val="110"/>
        </w:rPr>
        <w:t>minute</w:t>
      </w:r>
      <w:proofErr w:type="gramEnd"/>
      <w:r>
        <w:rPr>
          <w:spacing w:val="-22"/>
          <w:w w:val="110"/>
        </w:rPr>
        <w:t xml:space="preserve"> </w:t>
      </w:r>
      <w:r>
        <w:rPr>
          <w:w w:val="110"/>
        </w:rPr>
        <w:t>time</w:t>
      </w:r>
      <w:r>
        <w:rPr>
          <w:spacing w:val="-23"/>
          <w:w w:val="110"/>
        </w:rPr>
        <w:t xml:space="preserve"> </w:t>
      </w:r>
      <w:r>
        <w:rPr>
          <w:w w:val="110"/>
        </w:rPr>
        <w:t>point</w:t>
      </w:r>
      <w:r>
        <w:rPr>
          <w:spacing w:val="-23"/>
          <w:w w:val="110"/>
        </w:rPr>
        <w:t xml:space="preserve"> </w:t>
      </w:r>
      <w:r>
        <w:rPr>
          <w:w w:val="110"/>
        </w:rPr>
        <w:t>as</w:t>
      </w:r>
      <w:r>
        <w:rPr>
          <w:spacing w:val="-23"/>
          <w:w w:val="110"/>
        </w:rPr>
        <w:t xml:space="preserve"> </w:t>
      </w:r>
      <w:r>
        <w:rPr>
          <w:w w:val="110"/>
        </w:rPr>
        <w:t>the</w:t>
      </w:r>
      <w:r>
        <w:rPr>
          <w:spacing w:val="-23"/>
          <w:w w:val="110"/>
        </w:rPr>
        <w:t xml:space="preserve"> </w:t>
      </w:r>
      <w:r>
        <w:rPr>
          <w:w w:val="110"/>
        </w:rPr>
        <w:t>statistical</w:t>
      </w:r>
      <w:r>
        <w:rPr>
          <w:spacing w:val="-22"/>
          <w:w w:val="110"/>
        </w:rPr>
        <w:t xml:space="preserve"> </w:t>
      </w:r>
      <w:r>
        <w:rPr>
          <w:w w:val="110"/>
        </w:rPr>
        <w:t>strength</w:t>
      </w:r>
      <w:r>
        <w:rPr>
          <w:spacing w:val="-23"/>
          <w:w w:val="110"/>
        </w:rPr>
        <w:t xml:space="preserve"> </w:t>
      </w:r>
      <w:r>
        <w:rPr>
          <w:w w:val="110"/>
        </w:rPr>
        <w:t>for</w:t>
      </w:r>
      <w:r>
        <w:rPr>
          <w:spacing w:val="-23"/>
          <w:w w:val="110"/>
        </w:rPr>
        <w:t xml:space="preserve"> </w:t>
      </w:r>
      <w:r>
        <w:rPr>
          <w:w w:val="110"/>
        </w:rPr>
        <w:t>the discussed</w:t>
      </w:r>
      <w:r>
        <w:rPr>
          <w:spacing w:val="-39"/>
          <w:w w:val="110"/>
        </w:rPr>
        <w:t xml:space="preserve"> </w:t>
      </w:r>
      <w:r>
        <w:rPr>
          <w:w w:val="110"/>
        </w:rPr>
        <w:t>metabolites</w:t>
      </w:r>
      <w:r>
        <w:rPr>
          <w:spacing w:val="-39"/>
          <w:w w:val="110"/>
        </w:rPr>
        <w:t xml:space="preserve"> </w:t>
      </w:r>
      <w:r>
        <w:rPr>
          <w:w w:val="110"/>
        </w:rPr>
        <w:t>is</w:t>
      </w:r>
      <w:r>
        <w:rPr>
          <w:spacing w:val="-38"/>
          <w:w w:val="110"/>
        </w:rPr>
        <w:t xml:space="preserve"> </w:t>
      </w:r>
      <w:r>
        <w:rPr>
          <w:w w:val="110"/>
        </w:rPr>
        <w:t>strongest</w:t>
      </w:r>
      <w:r>
        <w:rPr>
          <w:spacing w:val="-39"/>
          <w:w w:val="110"/>
        </w:rPr>
        <w:t xml:space="preserve"> </w:t>
      </w:r>
      <w:r>
        <w:rPr>
          <w:w w:val="110"/>
        </w:rPr>
        <w:t>at</w:t>
      </w:r>
      <w:r>
        <w:rPr>
          <w:spacing w:val="-39"/>
          <w:w w:val="110"/>
        </w:rPr>
        <w:t xml:space="preserve"> </w:t>
      </w:r>
      <w:r>
        <w:rPr>
          <w:w w:val="110"/>
        </w:rPr>
        <w:t>this</w:t>
      </w:r>
      <w:r>
        <w:rPr>
          <w:spacing w:val="-38"/>
          <w:w w:val="110"/>
        </w:rPr>
        <w:t xml:space="preserve"> </w:t>
      </w:r>
      <w:r>
        <w:rPr>
          <w:w w:val="110"/>
        </w:rPr>
        <w:t>time.</w:t>
      </w:r>
      <w:r>
        <w:rPr>
          <w:spacing w:val="-39"/>
          <w:w w:val="110"/>
        </w:rPr>
        <w:t xml:space="preserve"> </w:t>
      </w:r>
      <w:r>
        <w:rPr>
          <w:w w:val="110"/>
        </w:rPr>
        <w:t>First,</w:t>
      </w:r>
      <w:r>
        <w:rPr>
          <w:spacing w:val="-39"/>
          <w:w w:val="110"/>
        </w:rPr>
        <w:t xml:space="preserve"> </w:t>
      </w:r>
      <w:r>
        <w:rPr>
          <w:w w:val="110"/>
        </w:rPr>
        <w:t>citrate</w:t>
      </w:r>
      <w:r>
        <w:rPr>
          <w:spacing w:val="-38"/>
          <w:w w:val="110"/>
        </w:rPr>
        <w:t xml:space="preserve"> </w:t>
      </w:r>
      <w:r>
        <w:rPr>
          <w:w w:val="110"/>
        </w:rPr>
        <w:t>levels</w:t>
      </w:r>
      <w:r>
        <w:rPr>
          <w:spacing w:val="-39"/>
          <w:w w:val="110"/>
        </w:rPr>
        <w:t xml:space="preserve"> </w:t>
      </w:r>
      <w:r>
        <w:rPr>
          <w:w w:val="110"/>
        </w:rPr>
        <w:t>decrease</w:t>
      </w:r>
      <w:r>
        <w:rPr>
          <w:spacing w:val="-38"/>
          <w:w w:val="110"/>
        </w:rPr>
        <w:t xml:space="preserve"> </w:t>
      </w:r>
      <w:r>
        <w:rPr>
          <w:w w:val="110"/>
        </w:rPr>
        <w:t>across</w:t>
      </w:r>
      <w:r>
        <w:rPr>
          <w:spacing w:val="-39"/>
          <w:w w:val="110"/>
        </w:rPr>
        <w:t xml:space="preserve"> </w:t>
      </w:r>
      <w:r>
        <w:rPr>
          <w:w w:val="110"/>
        </w:rPr>
        <w:t>the</w:t>
      </w:r>
      <w:r>
        <w:rPr>
          <w:spacing w:val="-39"/>
          <w:w w:val="110"/>
        </w:rPr>
        <w:t xml:space="preserve"> </w:t>
      </w:r>
      <w:r>
        <w:rPr>
          <w:w w:val="110"/>
        </w:rPr>
        <w:t xml:space="preserve">metabolomics </w:t>
      </w:r>
      <w:del w:id="27" w:author="James Cox" w:date="2020-06-10T12:19:00Z">
        <w:r w:rsidDel="00237BB1">
          <w:rPr>
            <w:w w:val="110"/>
          </w:rPr>
          <w:delText>timecourse</w:delText>
        </w:r>
      </w:del>
      <w:ins w:id="28" w:author="James Cox" w:date="2020-06-10T12:19:00Z">
        <w:r w:rsidR="00237BB1">
          <w:rPr>
            <w:w w:val="110"/>
          </w:rPr>
          <w:t>time course</w:t>
        </w:r>
      </w:ins>
      <w:r>
        <w:rPr>
          <w:spacing w:val="-36"/>
          <w:w w:val="110"/>
        </w:rPr>
        <w:t xml:space="preserve"> </w:t>
      </w:r>
      <w:r>
        <w:rPr>
          <w:w w:val="110"/>
        </w:rPr>
        <w:t>(at</w:t>
      </w:r>
      <w:r>
        <w:rPr>
          <w:spacing w:val="-35"/>
          <w:w w:val="110"/>
        </w:rPr>
        <w:t xml:space="preserve"> </w:t>
      </w:r>
      <w:r>
        <w:rPr>
          <w:w w:val="110"/>
        </w:rPr>
        <w:t>15</w:t>
      </w:r>
      <w:r>
        <w:rPr>
          <w:spacing w:val="-35"/>
          <w:w w:val="110"/>
        </w:rPr>
        <w:t xml:space="preserve"> </w:t>
      </w:r>
      <w:r>
        <w:rPr>
          <w:w w:val="110"/>
        </w:rPr>
        <w:t>min;</w:t>
      </w:r>
      <w:r>
        <w:rPr>
          <w:spacing w:val="-36"/>
          <w:w w:val="110"/>
        </w:rPr>
        <w:t xml:space="preserve"> </w:t>
      </w:r>
      <w:r>
        <w:rPr>
          <w:w w:val="110"/>
        </w:rPr>
        <w:t>log</w:t>
      </w:r>
      <w:r>
        <w:rPr>
          <w:w w:val="110"/>
          <w:position w:val="-10"/>
        </w:rPr>
        <w:t>2</w:t>
      </w:r>
      <w:r>
        <w:rPr>
          <w:w w:val="110"/>
        </w:rPr>
        <w:t>FC:</w:t>
      </w:r>
      <w:r>
        <w:rPr>
          <w:spacing w:val="-35"/>
          <w:w w:val="110"/>
        </w:rPr>
        <w:t xml:space="preserve"> </w:t>
      </w:r>
      <w:r>
        <w:rPr>
          <w:w w:val="110"/>
        </w:rPr>
        <w:t>-0.-1.75,</w:t>
      </w:r>
      <w:r>
        <w:rPr>
          <w:spacing w:val="-35"/>
          <w:w w:val="110"/>
        </w:rPr>
        <w:t xml:space="preserve"> </w:t>
      </w:r>
      <w:r>
        <w:rPr>
          <w:w w:val="110"/>
        </w:rPr>
        <w:t>adjusted-p:</w:t>
      </w:r>
      <w:r>
        <w:rPr>
          <w:spacing w:val="-36"/>
          <w:w w:val="110"/>
        </w:rPr>
        <w:t xml:space="preserve"> </w:t>
      </w:r>
      <w:r>
        <w:rPr>
          <w:w w:val="110"/>
        </w:rPr>
        <w:t>0.01),</w:t>
      </w:r>
      <w:r>
        <w:rPr>
          <w:spacing w:val="-35"/>
          <w:w w:val="110"/>
        </w:rPr>
        <w:t xml:space="preserve"> </w:t>
      </w:r>
      <w:r>
        <w:rPr>
          <w:w w:val="110"/>
        </w:rPr>
        <w:t>which</w:t>
      </w:r>
      <w:r>
        <w:rPr>
          <w:spacing w:val="-35"/>
          <w:w w:val="110"/>
        </w:rPr>
        <w:t xml:space="preserve"> </w:t>
      </w:r>
      <w:r>
        <w:rPr>
          <w:w w:val="110"/>
        </w:rPr>
        <w:t>is</w:t>
      </w:r>
      <w:r>
        <w:rPr>
          <w:spacing w:val="-36"/>
          <w:w w:val="110"/>
        </w:rPr>
        <w:t xml:space="preserve"> </w:t>
      </w:r>
      <w:r>
        <w:rPr>
          <w:w w:val="110"/>
        </w:rPr>
        <w:t>paired</w:t>
      </w:r>
      <w:r>
        <w:rPr>
          <w:spacing w:val="-35"/>
          <w:w w:val="110"/>
        </w:rPr>
        <w:t xml:space="preserve"> </w:t>
      </w:r>
      <w:r>
        <w:rPr>
          <w:w w:val="110"/>
        </w:rPr>
        <w:t>by</w:t>
      </w:r>
      <w:r>
        <w:rPr>
          <w:spacing w:val="-35"/>
          <w:w w:val="110"/>
        </w:rPr>
        <w:t xml:space="preserve"> </w:t>
      </w:r>
      <w:r>
        <w:rPr>
          <w:w w:val="110"/>
        </w:rPr>
        <w:t>reduced</w:t>
      </w:r>
      <w:r>
        <w:rPr>
          <w:spacing w:val="-35"/>
          <w:w w:val="110"/>
        </w:rPr>
        <w:t xml:space="preserve"> </w:t>
      </w:r>
      <w:r>
        <w:rPr>
          <w:w w:val="110"/>
        </w:rPr>
        <w:t>steady-state levels</w:t>
      </w:r>
      <w:r>
        <w:rPr>
          <w:spacing w:val="-36"/>
          <w:w w:val="110"/>
        </w:rPr>
        <w:t xml:space="preserve"> </w:t>
      </w:r>
      <w:r>
        <w:rPr>
          <w:w w:val="110"/>
        </w:rPr>
        <w:t>of</w:t>
      </w:r>
      <w:r>
        <w:rPr>
          <w:spacing w:val="-36"/>
          <w:w w:val="110"/>
        </w:rPr>
        <w:t xml:space="preserve"> </w:t>
      </w:r>
      <w:r>
        <w:rPr>
          <w:w w:val="110"/>
        </w:rPr>
        <w:t>Ctp1</w:t>
      </w:r>
      <w:r>
        <w:rPr>
          <w:spacing w:val="-36"/>
          <w:w w:val="110"/>
        </w:rPr>
        <w:t xml:space="preserve"> </w:t>
      </w:r>
      <w:r>
        <w:rPr>
          <w:w w:val="110"/>
        </w:rPr>
        <w:t>(log</w:t>
      </w:r>
      <w:r>
        <w:rPr>
          <w:w w:val="110"/>
          <w:position w:val="-10"/>
        </w:rPr>
        <w:t>2</w:t>
      </w:r>
      <w:r>
        <w:rPr>
          <w:w w:val="110"/>
        </w:rPr>
        <w:t>FC:</w:t>
      </w:r>
      <w:r>
        <w:rPr>
          <w:spacing w:val="-36"/>
          <w:w w:val="110"/>
        </w:rPr>
        <w:t xml:space="preserve"> </w:t>
      </w:r>
      <w:r>
        <w:rPr>
          <w:w w:val="110"/>
        </w:rPr>
        <w:t>-0.64,</w:t>
      </w:r>
      <w:r>
        <w:rPr>
          <w:spacing w:val="-35"/>
          <w:w w:val="110"/>
        </w:rPr>
        <w:t xml:space="preserve"> </w:t>
      </w:r>
      <w:r>
        <w:rPr>
          <w:w w:val="110"/>
        </w:rPr>
        <w:t>adjusted-p:</w:t>
      </w:r>
      <w:r>
        <w:rPr>
          <w:spacing w:val="-36"/>
          <w:w w:val="110"/>
        </w:rPr>
        <w:t xml:space="preserve"> </w:t>
      </w:r>
      <w:r>
        <w:rPr>
          <w:w w:val="110"/>
        </w:rPr>
        <w:t>0.03),</w:t>
      </w:r>
      <w:r>
        <w:rPr>
          <w:spacing w:val="-36"/>
          <w:w w:val="110"/>
        </w:rPr>
        <w:t xml:space="preserve"> </w:t>
      </w:r>
      <w:r>
        <w:rPr>
          <w:w w:val="110"/>
        </w:rPr>
        <w:t>a</w:t>
      </w:r>
      <w:r>
        <w:rPr>
          <w:spacing w:val="-36"/>
          <w:w w:val="110"/>
        </w:rPr>
        <w:t xml:space="preserve"> </w:t>
      </w:r>
      <w:r>
        <w:rPr>
          <w:w w:val="110"/>
        </w:rPr>
        <w:t>protein</w:t>
      </w:r>
      <w:r>
        <w:rPr>
          <w:spacing w:val="-35"/>
          <w:w w:val="110"/>
        </w:rPr>
        <w:t xml:space="preserve"> </w:t>
      </w:r>
      <w:r>
        <w:rPr>
          <w:w w:val="110"/>
        </w:rPr>
        <w:t>that</w:t>
      </w:r>
      <w:r>
        <w:rPr>
          <w:spacing w:val="-36"/>
          <w:w w:val="110"/>
        </w:rPr>
        <w:t xml:space="preserve"> </w:t>
      </w:r>
      <w:r>
        <w:rPr>
          <w:w w:val="110"/>
        </w:rPr>
        <w:t>catalyzes</w:t>
      </w:r>
      <w:r>
        <w:rPr>
          <w:spacing w:val="-36"/>
          <w:w w:val="110"/>
        </w:rPr>
        <w:t xml:space="preserve"> </w:t>
      </w:r>
      <w:r>
        <w:rPr>
          <w:w w:val="110"/>
        </w:rPr>
        <w:t>the</w:t>
      </w:r>
      <w:r>
        <w:rPr>
          <w:spacing w:val="-36"/>
          <w:w w:val="110"/>
        </w:rPr>
        <w:t xml:space="preserve"> </w:t>
      </w:r>
      <w:r>
        <w:rPr>
          <w:w w:val="110"/>
        </w:rPr>
        <w:t>transfer</w:t>
      </w:r>
      <w:r>
        <w:rPr>
          <w:spacing w:val="-36"/>
          <w:w w:val="110"/>
        </w:rPr>
        <w:t xml:space="preserve"> </w:t>
      </w:r>
      <w:r>
        <w:rPr>
          <w:w w:val="110"/>
        </w:rPr>
        <w:t>of</w:t>
      </w:r>
      <w:r>
        <w:rPr>
          <w:spacing w:val="-35"/>
          <w:w w:val="110"/>
        </w:rPr>
        <w:t xml:space="preserve"> </w:t>
      </w:r>
      <w:r>
        <w:rPr>
          <w:w w:val="110"/>
        </w:rPr>
        <w:t>citrate</w:t>
      </w:r>
      <w:r>
        <w:rPr>
          <w:spacing w:val="-36"/>
          <w:w w:val="110"/>
        </w:rPr>
        <w:t xml:space="preserve"> </w:t>
      </w:r>
      <w:r>
        <w:rPr>
          <w:w w:val="110"/>
        </w:rPr>
        <w:t>from</w:t>
      </w:r>
      <w:r>
        <w:rPr>
          <w:spacing w:val="-36"/>
          <w:w w:val="110"/>
        </w:rPr>
        <w:t xml:space="preserve"> </w:t>
      </w:r>
      <w:r>
        <w:rPr>
          <w:w w:val="110"/>
        </w:rPr>
        <w:t>the mitochondrial</w:t>
      </w:r>
      <w:r>
        <w:rPr>
          <w:spacing w:val="-28"/>
          <w:w w:val="110"/>
        </w:rPr>
        <w:t xml:space="preserve"> </w:t>
      </w:r>
      <w:r>
        <w:rPr>
          <w:w w:val="110"/>
        </w:rPr>
        <w:t>matrix</w:t>
      </w:r>
      <w:r>
        <w:rPr>
          <w:spacing w:val="-28"/>
          <w:w w:val="110"/>
        </w:rPr>
        <w:t xml:space="preserve"> </w:t>
      </w:r>
      <w:r>
        <w:rPr>
          <w:w w:val="110"/>
        </w:rPr>
        <w:t>to</w:t>
      </w:r>
      <w:r>
        <w:rPr>
          <w:spacing w:val="-28"/>
          <w:w w:val="110"/>
        </w:rPr>
        <w:t xml:space="preserve"> </w:t>
      </w:r>
      <w:r>
        <w:rPr>
          <w:w w:val="110"/>
        </w:rPr>
        <w:t>the</w:t>
      </w:r>
      <w:r>
        <w:rPr>
          <w:spacing w:val="-28"/>
          <w:w w:val="110"/>
        </w:rPr>
        <w:t xml:space="preserve"> </w:t>
      </w:r>
      <w:r>
        <w:rPr>
          <w:w w:val="110"/>
        </w:rPr>
        <w:t>cytosol</w:t>
      </w:r>
      <w:r>
        <w:rPr>
          <w:spacing w:val="-28"/>
          <w:w w:val="110"/>
        </w:rPr>
        <w:t xml:space="preserve"> </w:t>
      </w:r>
      <w:r>
        <w:rPr>
          <w:spacing w:val="6"/>
          <w:w w:val="110"/>
        </w:rPr>
        <w:t>[</w:t>
      </w:r>
      <w:hyperlink w:anchor="_bookmark43" w:history="1">
        <w:r>
          <w:rPr>
            <w:color w:val="2195F2"/>
            <w:spacing w:val="6"/>
            <w:w w:val="110"/>
            <w:u w:val="single" w:color="2195F2"/>
          </w:rPr>
          <w:t>36</w:t>
        </w:r>
      </w:hyperlink>
      <w:r>
        <w:rPr>
          <w:spacing w:val="6"/>
          <w:w w:val="110"/>
        </w:rPr>
        <w:t>].</w:t>
      </w:r>
      <w:r>
        <w:rPr>
          <w:spacing w:val="-28"/>
          <w:w w:val="110"/>
        </w:rPr>
        <w:t xml:space="preserve"> </w:t>
      </w:r>
      <w:r>
        <w:rPr>
          <w:w w:val="110"/>
        </w:rPr>
        <w:t>Citrate</w:t>
      </w:r>
      <w:r>
        <w:rPr>
          <w:spacing w:val="-28"/>
          <w:w w:val="110"/>
        </w:rPr>
        <w:t xml:space="preserve"> </w:t>
      </w:r>
      <w:r>
        <w:rPr>
          <w:w w:val="110"/>
        </w:rPr>
        <w:t>is</w:t>
      </w:r>
      <w:r>
        <w:rPr>
          <w:spacing w:val="-27"/>
          <w:w w:val="110"/>
        </w:rPr>
        <w:t xml:space="preserve"> </w:t>
      </w:r>
      <w:r>
        <w:rPr>
          <w:w w:val="110"/>
        </w:rPr>
        <w:t>a</w:t>
      </w:r>
      <w:r>
        <w:rPr>
          <w:spacing w:val="-28"/>
          <w:w w:val="110"/>
        </w:rPr>
        <w:t xml:space="preserve"> </w:t>
      </w:r>
      <w:r>
        <w:rPr>
          <w:w w:val="110"/>
        </w:rPr>
        <w:t>key</w:t>
      </w:r>
      <w:r>
        <w:rPr>
          <w:spacing w:val="-28"/>
          <w:w w:val="110"/>
        </w:rPr>
        <w:t xml:space="preserve"> </w:t>
      </w:r>
      <w:r>
        <w:rPr>
          <w:w w:val="110"/>
        </w:rPr>
        <w:t>metabolite</w:t>
      </w:r>
      <w:r>
        <w:rPr>
          <w:spacing w:val="-28"/>
          <w:w w:val="110"/>
        </w:rPr>
        <w:t xml:space="preserve"> </w:t>
      </w:r>
      <w:r>
        <w:rPr>
          <w:w w:val="110"/>
        </w:rPr>
        <w:t>and</w:t>
      </w:r>
      <w:r>
        <w:rPr>
          <w:spacing w:val="-28"/>
          <w:w w:val="110"/>
        </w:rPr>
        <w:t xml:space="preserve"> </w:t>
      </w:r>
      <w:r>
        <w:rPr>
          <w:w w:val="110"/>
        </w:rPr>
        <w:t>the</w:t>
      </w:r>
      <w:r>
        <w:rPr>
          <w:spacing w:val="-28"/>
          <w:w w:val="110"/>
        </w:rPr>
        <w:t xml:space="preserve"> </w:t>
      </w:r>
      <w:r>
        <w:rPr>
          <w:w w:val="110"/>
        </w:rPr>
        <w:t>first</w:t>
      </w:r>
      <w:r>
        <w:rPr>
          <w:spacing w:val="-28"/>
          <w:w w:val="110"/>
        </w:rPr>
        <w:t xml:space="preserve"> </w:t>
      </w:r>
      <w:r>
        <w:rPr>
          <w:w w:val="110"/>
        </w:rPr>
        <w:t>step</w:t>
      </w:r>
      <w:r>
        <w:rPr>
          <w:spacing w:val="-28"/>
          <w:w w:val="110"/>
        </w:rPr>
        <w:t xml:space="preserve"> </w:t>
      </w:r>
      <w:r>
        <w:rPr>
          <w:w w:val="110"/>
        </w:rPr>
        <w:t>in</w:t>
      </w:r>
      <w:r>
        <w:rPr>
          <w:spacing w:val="-27"/>
          <w:w w:val="110"/>
        </w:rPr>
        <w:t xml:space="preserve"> </w:t>
      </w:r>
      <w:r>
        <w:rPr>
          <w:w w:val="110"/>
        </w:rPr>
        <w:t>the</w:t>
      </w:r>
      <w:r>
        <w:rPr>
          <w:spacing w:val="-28"/>
          <w:w w:val="110"/>
        </w:rPr>
        <w:t xml:space="preserve"> </w:t>
      </w:r>
      <w:r>
        <w:rPr>
          <w:w w:val="110"/>
        </w:rPr>
        <w:t>TCA</w:t>
      </w:r>
      <w:r>
        <w:rPr>
          <w:spacing w:val="-28"/>
          <w:w w:val="110"/>
        </w:rPr>
        <w:t xml:space="preserve"> </w:t>
      </w:r>
      <w:r>
        <w:rPr>
          <w:w w:val="110"/>
        </w:rPr>
        <w:t>cycle. We</w:t>
      </w:r>
      <w:r>
        <w:rPr>
          <w:spacing w:val="-38"/>
          <w:w w:val="110"/>
        </w:rPr>
        <w:t xml:space="preserve"> </w:t>
      </w:r>
      <w:r>
        <w:rPr>
          <w:w w:val="110"/>
        </w:rPr>
        <w:t>can</w:t>
      </w:r>
      <w:r>
        <w:rPr>
          <w:spacing w:val="-37"/>
          <w:w w:val="110"/>
        </w:rPr>
        <w:t xml:space="preserve"> </w:t>
      </w:r>
      <w:r>
        <w:rPr>
          <w:w w:val="110"/>
        </w:rPr>
        <w:t>hypothesize</w:t>
      </w:r>
      <w:r>
        <w:rPr>
          <w:spacing w:val="-37"/>
          <w:w w:val="110"/>
        </w:rPr>
        <w:t xml:space="preserve"> </w:t>
      </w:r>
      <w:r>
        <w:rPr>
          <w:w w:val="110"/>
        </w:rPr>
        <w:t>that</w:t>
      </w:r>
      <w:r>
        <w:rPr>
          <w:spacing w:val="-37"/>
          <w:w w:val="110"/>
        </w:rPr>
        <w:t xml:space="preserve"> </w:t>
      </w:r>
      <w:r>
        <w:rPr>
          <w:w w:val="110"/>
        </w:rPr>
        <w:t>due</w:t>
      </w:r>
      <w:r>
        <w:rPr>
          <w:spacing w:val="-37"/>
          <w:w w:val="110"/>
        </w:rPr>
        <w:t xml:space="preserve"> </w:t>
      </w:r>
      <w:r>
        <w:rPr>
          <w:w w:val="110"/>
        </w:rPr>
        <w:t>to</w:t>
      </w:r>
      <w:r>
        <w:rPr>
          <w:spacing w:val="-37"/>
          <w:w w:val="110"/>
        </w:rPr>
        <w:t xml:space="preserve"> </w:t>
      </w:r>
      <w:r>
        <w:rPr>
          <w:w w:val="110"/>
        </w:rPr>
        <w:t>central</w:t>
      </w:r>
      <w:r>
        <w:rPr>
          <w:spacing w:val="-38"/>
          <w:w w:val="110"/>
        </w:rPr>
        <w:t xml:space="preserve"> </w:t>
      </w:r>
      <w:r>
        <w:rPr>
          <w:w w:val="110"/>
        </w:rPr>
        <w:t>carbon</w:t>
      </w:r>
      <w:r>
        <w:rPr>
          <w:spacing w:val="-37"/>
          <w:w w:val="110"/>
        </w:rPr>
        <w:t xml:space="preserve"> </w:t>
      </w:r>
      <w:r>
        <w:rPr>
          <w:w w:val="110"/>
        </w:rPr>
        <w:t>metabolite</w:t>
      </w:r>
      <w:r>
        <w:rPr>
          <w:spacing w:val="-37"/>
          <w:w w:val="110"/>
        </w:rPr>
        <w:t xml:space="preserve"> </w:t>
      </w:r>
      <w:r>
        <w:rPr>
          <w:w w:val="110"/>
        </w:rPr>
        <w:t>reductions,</w:t>
      </w:r>
      <w:r>
        <w:rPr>
          <w:spacing w:val="-37"/>
          <w:w w:val="110"/>
        </w:rPr>
        <w:t xml:space="preserve"> </w:t>
      </w:r>
      <w:r>
        <w:rPr>
          <w:w w:val="110"/>
        </w:rPr>
        <w:t>Ctp1</w:t>
      </w:r>
      <w:r>
        <w:rPr>
          <w:spacing w:val="-37"/>
          <w:w w:val="110"/>
        </w:rPr>
        <w:t xml:space="preserve"> </w:t>
      </w:r>
      <w:r>
        <w:rPr>
          <w:w w:val="110"/>
        </w:rPr>
        <w:t>may</w:t>
      </w:r>
      <w:r>
        <w:rPr>
          <w:spacing w:val="-37"/>
          <w:w w:val="110"/>
        </w:rPr>
        <w:t xml:space="preserve"> </w:t>
      </w:r>
      <w:r>
        <w:rPr>
          <w:w w:val="110"/>
        </w:rPr>
        <w:t>be</w:t>
      </w:r>
      <w:r>
        <w:rPr>
          <w:spacing w:val="-37"/>
          <w:w w:val="110"/>
        </w:rPr>
        <w:t xml:space="preserve"> </w:t>
      </w:r>
      <w:r>
        <w:rPr>
          <w:w w:val="110"/>
        </w:rPr>
        <w:t>down-regulated</w:t>
      </w:r>
      <w:r>
        <w:rPr>
          <w:spacing w:val="-38"/>
          <w:w w:val="110"/>
        </w:rPr>
        <w:t xml:space="preserve"> </w:t>
      </w:r>
      <w:r>
        <w:rPr>
          <w:w w:val="110"/>
        </w:rPr>
        <w:t>as a</w:t>
      </w:r>
      <w:r>
        <w:rPr>
          <w:spacing w:val="-21"/>
          <w:w w:val="110"/>
        </w:rPr>
        <w:t xml:space="preserve"> </w:t>
      </w:r>
      <w:r>
        <w:rPr>
          <w:w w:val="110"/>
        </w:rPr>
        <w:t>form</w:t>
      </w:r>
      <w:r>
        <w:rPr>
          <w:spacing w:val="-21"/>
          <w:w w:val="110"/>
        </w:rPr>
        <w:t xml:space="preserve"> </w:t>
      </w:r>
      <w:r>
        <w:rPr>
          <w:w w:val="110"/>
        </w:rPr>
        <w:t>of</w:t>
      </w:r>
      <w:r>
        <w:rPr>
          <w:spacing w:val="-20"/>
          <w:w w:val="110"/>
        </w:rPr>
        <w:t xml:space="preserve"> </w:t>
      </w:r>
      <w:r>
        <w:rPr>
          <w:w w:val="110"/>
        </w:rPr>
        <w:t>regulation</w:t>
      </w:r>
      <w:r>
        <w:rPr>
          <w:spacing w:val="-21"/>
          <w:w w:val="110"/>
        </w:rPr>
        <w:t xml:space="preserve"> </w:t>
      </w:r>
      <w:r>
        <w:rPr>
          <w:w w:val="110"/>
        </w:rPr>
        <w:t>to</w:t>
      </w:r>
      <w:r>
        <w:rPr>
          <w:spacing w:val="-20"/>
          <w:w w:val="110"/>
        </w:rPr>
        <w:t xml:space="preserve"> </w:t>
      </w:r>
      <w:r>
        <w:rPr>
          <w:w w:val="110"/>
        </w:rPr>
        <w:t>maintain</w:t>
      </w:r>
      <w:r>
        <w:rPr>
          <w:spacing w:val="-21"/>
          <w:w w:val="110"/>
        </w:rPr>
        <w:t xml:space="preserve"> </w:t>
      </w:r>
      <w:r>
        <w:rPr>
          <w:w w:val="110"/>
        </w:rPr>
        <w:t>citrate</w:t>
      </w:r>
      <w:r>
        <w:rPr>
          <w:spacing w:val="-20"/>
          <w:w w:val="110"/>
        </w:rPr>
        <w:t xml:space="preserve"> </w:t>
      </w:r>
      <w:r>
        <w:rPr>
          <w:w w:val="110"/>
        </w:rPr>
        <w:t>in</w:t>
      </w:r>
      <w:r>
        <w:rPr>
          <w:spacing w:val="-21"/>
          <w:w w:val="110"/>
        </w:rPr>
        <w:t xml:space="preserve"> </w:t>
      </w:r>
      <w:r>
        <w:rPr>
          <w:w w:val="110"/>
        </w:rPr>
        <w:t>the</w:t>
      </w:r>
      <w:r>
        <w:rPr>
          <w:spacing w:val="-20"/>
          <w:w w:val="110"/>
        </w:rPr>
        <w:t xml:space="preserve"> </w:t>
      </w:r>
      <w:r>
        <w:rPr>
          <w:w w:val="110"/>
        </w:rPr>
        <w:t>mitochondrial</w:t>
      </w:r>
      <w:r>
        <w:rPr>
          <w:spacing w:val="-21"/>
          <w:w w:val="110"/>
        </w:rPr>
        <w:t xml:space="preserve"> </w:t>
      </w:r>
      <w:r>
        <w:rPr>
          <w:w w:val="110"/>
        </w:rPr>
        <w:t>where</w:t>
      </w:r>
      <w:r>
        <w:rPr>
          <w:spacing w:val="-20"/>
          <w:w w:val="110"/>
        </w:rPr>
        <w:t xml:space="preserve"> </w:t>
      </w:r>
      <w:r>
        <w:rPr>
          <w:w w:val="110"/>
        </w:rPr>
        <w:t>it</w:t>
      </w:r>
      <w:r>
        <w:rPr>
          <w:spacing w:val="-21"/>
          <w:w w:val="110"/>
        </w:rPr>
        <w:t xml:space="preserve"> </w:t>
      </w:r>
      <w:r>
        <w:rPr>
          <w:w w:val="110"/>
        </w:rPr>
        <w:t>is</w:t>
      </w:r>
      <w:r>
        <w:rPr>
          <w:spacing w:val="-20"/>
          <w:w w:val="110"/>
        </w:rPr>
        <w:t xml:space="preserve"> </w:t>
      </w:r>
      <w:r>
        <w:rPr>
          <w:w w:val="110"/>
        </w:rPr>
        <w:t>most</w:t>
      </w:r>
      <w:r>
        <w:rPr>
          <w:spacing w:val="-21"/>
          <w:w w:val="110"/>
        </w:rPr>
        <w:t xml:space="preserve"> </w:t>
      </w:r>
      <w:r>
        <w:rPr>
          <w:w w:val="110"/>
        </w:rPr>
        <w:t>physiologically</w:t>
      </w:r>
      <w:r>
        <w:rPr>
          <w:spacing w:val="-21"/>
          <w:w w:val="110"/>
        </w:rPr>
        <w:t xml:space="preserve"> </w:t>
      </w:r>
      <w:r>
        <w:rPr>
          <w:w w:val="110"/>
        </w:rPr>
        <w:t>important from</w:t>
      </w:r>
      <w:r>
        <w:rPr>
          <w:spacing w:val="-12"/>
          <w:w w:val="110"/>
        </w:rPr>
        <w:t xml:space="preserve"> </w:t>
      </w:r>
      <w:r>
        <w:rPr>
          <w:w w:val="110"/>
        </w:rPr>
        <w:t>a</w:t>
      </w:r>
      <w:r>
        <w:rPr>
          <w:spacing w:val="-12"/>
          <w:w w:val="110"/>
        </w:rPr>
        <w:t xml:space="preserve"> </w:t>
      </w:r>
      <w:r>
        <w:rPr>
          <w:w w:val="110"/>
        </w:rPr>
        <w:t>metabolism</w:t>
      </w:r>
      <w:r>
        <w:rPr>
          <w:spacing w:val="-11"/>
          <w:w w:val="110"/>
        </w:rPr>
        <w:t xml:space="preserve"> </w:t>
      </w:r>
      <w:r>
        <w:rPr>
          <w:w w:val="110"/>
        </w:rPr>
        <w:t>point</w:t>
      </w:r>
      <w:r>
        <w:rPr>
          <w:spacing w:val="-12"/>
          <w:w w:val="110"/>
        </w:rPr>
        <w:t xml:space="preserve"> </w:t>
      </w:r>
      <w:r>
        <w:rPr>
          <w:w w:val="110"/>
        </w:rPr>
        <w:t>of</w:t>
      </w:r>
      <w:r>
        <w:rPr>
          <w:spacing w:val="-11"/>
          <w:w w:val="110"/>
        </w:rPr>
        <w:t xml:space="preserve"> </w:t>
      </w:r>
      <w:r>
        <w:rPr>
          <w:w w:val="110"/>
        </w:rPr>
        <w:t>view.</w:t>
      </w:r>
    </w:p>
    <w:p w14:paraId="3FB4FFC8" w14:textId="77777777" w:rsidR="00617E67" w:rsidRDefault="00617E67">
      <w:pPr>
        <w:pStyle w:val="BodyText"/>
        <w:spacing w:before="4"/>
        <w:rPr>
          <w:sz w:val="29"/>
        </w:rPr>
      </w:pPr>
    </w:p>
    <w:p w14:paraId="1DC57C8A" w14:textId="77777777" w:rsidR="00617E67" w:rsidRDefault="00E8776B">
      <w:pPr>
        <w:pStyle w:val="BodyText"/>
        <w:spacing w:before="1" w:line="196" w:lineRule="auto"/>
        <w:ind w:left="120"/>
      </w:pPr>
      <w:r>
        <w:rPr>
          <w:w w:val="105"/>
        </w:rPr>
        <w:t>Another</w:t>
      </w:r>
      <w:r>
        <w:rPr>
          <w:spacing w:val="-13"/>
          <w:w w:val="105"/>
        </w:rPr>
        <w:t xml:space="preserve"> </w:t>
      </w:r>
      <w:r>
        <w:rPr>
          <w:w w:val="105"/>
        </w:rPr>
        <w:t>point</w:t>
      </w:r>
      <w:r>
        <w:rPr>
          <w:spacing w:val="-12"/>
          <w:w w:val="105"/>
        </w:rPr>
        <w:t xml:space="preserve"> </w:t>
      </w:r>
      <w:r>
        <w:rPr>
          <w:w w:val="105"/>
        </w:rPr>
        <w:t>of</w:t>
      </w:r>
      <w:r>
        <w:rPr>
          <w:spacing w:val="-12"/>
          <w:w w:val="105"/>
        </w:rPr>
        <w:t xml:space="preserve"> </w:t>
      </w:r>
      <w:r>
        <w:rPr>
          <w:w w:val="105"/>
        </w:rPr>
        <w:t>interest</w:t>
      </w:r>
      <w:r>
        <w:rPr>
          <w:spacing w:val="-12"/>
          <w:w w:val="105"/>
        </w:rPr>
        <w:t xml:space="preserve"> </w:t>
      </w:r>
      <w:r>
        <w:rPr>
          <w:w w:val="105"/>
        </w:rPr>
        <w:t>is</w:t>
      </w:r>
      <w:r>
        <w:rPr>
          <w:spacing w:val="-12"/>
          <w:w w:val="105"/>
        </w:rPr>
        <w:t xml:space="preserve"> </w:t>
      </w:r>
      <w:r>
        <w:rPr>
          <w:w w:val="105"/>
        </w:rPr>
        <w:t>the</w:t>
      </w:r>
      <w:r>
        <w:rPr>
          <w:spacing w:val="-12"/>
          <w:w w:val="105"/>
        </w:rPr>
        <w:t xml:space="preserve"> </w:t>
      </w:r>
      <w:r>
        <w:rPr>
          <w:w w:val="105"/>
        </w:rPr>
        <w:t>up-regulation</w:t>
      </w:r>
      <w:r>
        <w:rPr>
          <w:spacing w:val="-12"/>
          <w:w w:val="105"/>
        </w:rPr>
        <w:t xml:space="preserve"> </w:t>
      </w:r>
      <w:r>
        <w:rPr>
          <w:w w:val="105"/>
        </w:rPr>
        <w:t>of</w:t>
      </w:r>
      <w:r>
        <w:rPr>
          <w:spacing w:val="-12"/>
          <w:w w:val="105"/>
        </w:rPr>
        <w:t xml:space="preserve"> </w:t>
      </w:r>
      <w:r>
        <w:rPr>
          <w:w w:val="105"/>
        </w:rPr>
        <w:t>Dic1</w:t>
      </w:r>
      <w:r>
        <w:rPr>
          <w:spacing w:val="-12"/>
          <w:w w:val="105"/>
        </w:rPr>
        <w:t xml:space="preserve"> </w:t>
      </w:r>
      <w:r>
        <w:rPr>
          <w:w w:val="105"/>
        </w:rPr>
        <w:t>(log</w:t>
      </w:r>
      <w:r>
        <w:rPr>
          <w:w w:val="105"/>
          <w:position w:val="-10"/>
        </w:rPr>
        <w:t>2</w:t>
      </w:r>
      <w:r>
        <w:rPr>
          <w:w w:val="105"/>
        </w:rPr>
        <w:t>FC:</w:t>
      </w:r>
      <w:r>
        <w:rPr>
          <w:spacing w:val="-12"/>
          <w:w w:val="105"/>
        </w:rPr>
        <w:t xml:space="preserve"> </w:t>
      </w:r>
      <w:r>
        <w:rPr>
          <w:w w:val="105"/>
        </w:rPr>
        <w:t>2.15,</w:t>
      </w:r>
      <w:r>
        <w:rPr>
          <w:spacing w:val="-12"/>
          <w:w w:val="105"/>
        </w:rPr>
        <w:t xml:space="preserve"> </w:t>
      </w:r>
      <w:r>
        <w:rPr>
          <w:w w:val="105"/>
        </w:rPr>
        <w:t>adjusted-p:</w:t>
      </w:r>
      <w:r>
        <w:rPr>
          <w:spacing w:val="-12"/>
          <w:w w:val="105"/>
        </w:rPr>
        <w:t xml:space="preserve"> </w:t>
      </w:r>
      <w:r>
        <w:rPr>
          <w:w w:val="105"/>
        </w:rPr>
        <w:t>&lt;</w:t>
      </w:r>
      <w:r>
        <w:rPr>
          <w:spacing w:val="-12"/>
          <w:w w:val="105"/>
        </w:rPr>
        <w:t xml:space="preserve"> </w:t>
      </w:r>
      <w:r>
        <w:rPr>
          <w:w w:val="105"/>
        </w:rPr>
        <w:t>0.01),</w:t>
      </w:r>
      <w:r>
        <w:rPr>
          <w:spacing w:val="-12"/>
          <w:w w:val="105"/>
        </w:rPr>
        <w:t xml:space="preserve"> </w:t>
      </w:r>
      <w:r>
        <w:rPr>
          <w:w w:val="105"/>
        </w:rPr>
        <w:t>which</w:t>
      </w:r>
      <w:r>
        <w:rPr>
          <w:spacing w:val="-12"/>
          <w:w w:val="105"/>
        </w:rPr>
        <w:t xml:space="preserve"> </w:t>
      </w:r>
      <w:r>
        <w:rPr>
          <w:w w:val="105"/>
        </w:rPr>
        <w:t>catalyzes the</w:t>
      </w:r>
      <w:r>
        <w:rPr>
          <w:spacing w:val="-10"/>
          <w:w w:val="105"/>
        </w:rPr>
        <w:t xml:space="preserve"> </w:t>
      </w:r>
      <w:r>
        <w:rPr>
          <w:w w:val="105"/>
        </w:rPr>
        <w:t>exchange</w:t>
      </w:r>
      <w:r>
        <w:rPr>
          <w:spacing w:val="-9"/>
          <w:w w:val="105"/>
        </w:rPr>
        <w:t xml:space="preserve"> </w:t>
      </w:r>
      <w:r>
        <w:rPr>
          <w:w w:val="105"/>
        </w:rPr>
        <w:t>of</w:t>
      </w:r>
      <w:r>
        <w:rPr>
          <w:spacing w:val="-9"/>
          <w:w w:val="105"/>
        </w:rPr>
        <w:t xml:space="preserve"> </w:t>
      </w:r>
      <w:r>
        <w:rPr>
          <w:w w:val="105"/>
        </w:rPr>
        <w:t>malate</w:t>
      </w:r>
      <w:r>
        <w:rPr>
          <w:spacing w:val="-9"/>
          <w:w w:val="105"/>
        </w:rPr>
        <w:t xml:space="preserve"> </w:t>
      </w:r>
      <w:r>
        <w:rPr>
          <w:w w:val="105"/>
        </w:rPr>
        <w:t>(at</w:t>
      </w:r>
      <w:r>
        <w:rPr>
          <w:spacing w:val="-9"/>
          <w:w w:val="105"/>
        </w:rPr>
        <w:t xml:space="preserve"> </w:t>
      </w:r>
      <w:r>
        <w:rPr>
          <w:w w:val="105"/>
        </w:rPr>
        <w:t>15</w:t>
      </w:r>
      <w:r>
        <w:rPr>
          <w:spacing w:val="-9"/>
          <w:w w:val="105"/>
        </w:rPr>
        <w:t xml:space="preserve"> </w:t>
      </w:r>
      <w:r>
        <w:rPr>
          <w:w w:val="105"/>
        </w:rPr>
        <w:t>min;</w:t>
      </w:r>
      <w:r>
        <w:rPr>
          <w:spacing w:val="-10"/>
          <w:w w:val="105"/>
        </w:rPr>
        <w:t xml:space="preserve"> </w:t>
      </w:r>
      <w:r>
        <w:rPr>
          <w:w w:val="105"/>
        </w:rPr>
        <w:t>log</w:t>
      </w:r>
      <w:r>
        <w:rPr>
          <w:w w:val="105"/>
          <w:position w:val="-10"/>
        </w:rPr>
        <w:t>2</w:t>
      </w:r>
      <w:r>
        <w:rPr>
          <w:w w:val="105"/>
        </w:rPr>
        <w:t>FC:</w:t>
      </w:r>
      <w:r>
        <w:rPr>
          <w:spacing w:val="-9"/>
          <w:w w:val="105"/>
        </w:rPr>
        <w:t xml:space="preserve"> </w:t>
      </w:r>
      <w:r>
        <w:rPr>
          <w:w w:val="105"/>
        </w:rPr>
        <w:t>2.61,</w:t>
      </w:r>
      <w:r>
        <w:rPr>
          <w:spacing w:val="-9"/>
          <w:w w:val="105"/>
        </w:rPr>
        <w:t xml:space="preserve"> </w:t>
      </w:r>
      <w:r>
        <w:rPr>
          <w:w w:val="105"/>
        </w:rPr>
        <w:t>adjusted-p:</w:t>
      </w:r>
      <w:r>
        <w:rPr>
          <w:spacing w:val="-9"/>
          <w:w w:val="105"/>
        </w:rPr>
        <w:t xml:space="preserve"> </w:t>
      </w:r>
      <w:r>
        <w:rPr>
          <w:w w:val="105"/>
        </w:rPr>
        <w:t>&lt;</w:t>
      </w:r>
      <w:r>
        <w:rPr>
          <w:spacing w:val="-9"/>
          <w:w w:val="105"/>
        </w:rPr>
        <w:t xml:space="preserve"> </w:t>
      </w:r>
      <w:r>
        <w:rPr>
          <w:w w:val="105"/>
        </w:rPr>
        <w:t>0.01)</w:t>
      </w:r>
      <w:r>
        <w:rPr>
          <w:spacing w:val="-9"/>
          <w:w w:val="105"/>
        </w:rPr>
        <w:t xml:space="preserve"> </w:t>
      </w:r>
      <w:r>
        <w:rPr>
          <w:w w:val="105"/>
        </w:rPr>
        <w:t>between</w:t>
      </w:r>
      <w:r>
        <w:rPr>
          <w:spacing w:val="-10"/>
          <w:w w:val="105"/>
        </w:rPr>
        <w:t xml:space="preserve"> </w:t>
      </w:r>
      <w:r>
        <w:rPr>
          <w:w w:val="105"/>
        </w:rPr>
        <w:t>the</w:t>
      </w:r>
      <w:r>
        <w:rPr>
          <w:spacing w:val="-9"/>
          <w:w w:val="105"/>
        </w:rPr>
        <w:t xml:space="preserve"> </w:t>
      </w:r>
      <w:r>
        <w:rPr>
          <w:w w:val="105"/>
        </w:rPr>
        <w:t>mitochondrial</w:t>
      </w:r>
      <w:r>
        <w:rPr>
          <w:spacing w:val="-9"/>
          <w:w w:val="105"/>
        </w:rPr>
        <w:t xml:space="preserve"> </w:t>
      </w:r>
      <w:r>
        <w:rPr>
          <w:w w:val="105"/>
        </w:rPr>
        <w:t>matrix</w:t>
      </w:r>
    </w:p>
    <w:p w14:paraId="3C478EA7" w14:textId="77777777" w:rsidR="00617E67" w:rsidRDefault="00617E67">
      <w:pPr>
        <w:spacing w:line="196" w:lineRule="auto"/>
        <w:sectPr w:rsidR="00617E67">
          <w:pgSz w:w="11900" w:h="16820"/>
          <w:pgMar w:top="1020" w:right="600" w:bottom="280" w:left="600" w:header="720" w:footer="720" w:gutter="0"/>
          <w:cols w:space="720"/>
        </w:sectPr>
      </w:pPr>
    </w:p>
    <w:p w14:paraId="20387250" w14:textId="77777777" w:rsidR="00617E67" w:rsidRDefault="00E8776B">
      <w:pPr>
        <w:pStyle w:val="BodyText"/>
        <w:spacing w:before="107" w:line="280" w:lineRule="auto"/>
        <w:ind w:left="120" w:right="228"/>
      </w:pPr>
      <w:r>
        <w:rPr>
          <w:noProof/>
        </w:rPr>
        <w:lastRenderedPageBreak/>
        <w:drawing>
          <wp:anchor distT="0" distB="0" distL="0" distR="0" simplePos="0" relativeHeight="250396672" behindDoc="1" locked="0" layoutInCell="1" allowOverlap="1" wp14:anchorId="6961DF5B" wp14:editId="6AC2868E">
            <wp:simplePos x="0" y="0"/>
            <wp:positionH relativeFrom="page">
              <wp:posOffset>0</wp:posOffset>
            </wp:positionH>
            <wp:positionV relativeFrom="page">
              <wp:posOffset>0</wp:posOffset>
            </wp:positionV>
            <wp:extent cx="7556500" cy="10680700"/>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rPr>
        <w:t>and</w:t>
      </w:r>
      <w:r>
        <w:rPr>
          <w:spacing w:val="-34"/>
          <w:w w:val="110"/>
        </w:rPr>
        <w:t xml:space="preserve"> </w:t>
      </w:r>
      <w:r>
        <w:rPr>
          <w:w w:val="110"/>
        </w:rPr>
        <w:t>cytosol</w:t>
      </w:r>
      <w:r>
        <w:rPr>
          <w:spacing w:val="-34"/>
          <w:w w:val="110"/>
        </w:rPr>
        <w:t xml:space="preserve"> </w:t>
      </w:r>
      <w:r>
        <w:rPr>
          <w:spacing w:val="5"/>
          <w:w w:val="110"/>
        </w:rPr>
        <w:t>[</w:t>
      </w:r>
      <w:hyperlink w:anchor="_bookmark44" w:history="1">
        <w:r>
          <w:rPr>
            <w:color w:val="2195F2"/>
            <w:spacing w:val="5"/>
            <w:w w:val="110"/>
            <w:u w:val="single" w:color="2195F2"/>
          </w:rPr>
          <w:t>37</w:t>
        </w:r>
      </w:hyperlink>
      <w:r>
        <w:rPr>
          <w:spacing w:val="5"/>
          <w:w w:val="110"/>
        </w:rPr>
        <w:t>].</w:t>
      </w:r>
      <w:r>
        <w:rPr>
          <w:spacing w:val="-33"/>
          <w:w w:val="110"/>
        </w:rPr>
        <w:t xml:space="preserve"> </w:t>
      </w:r>
      <w:r>
        <w:rPr>
          <w:w w:val="110"/>
        </w:rPr>
        <w:t>Interestingly,</w:t>
      </w:r>
      <w:r>
        <w:rPr>
          <w:spacing w:val="-34"/>
          <w:w w:val="110"/>
        </w:rPr>
        <w:t xml:space="preserve"> </w:t>
      </w:r>
      <w:r>
        <w:rPr>
          <w:w w:val="110"/>
        </w:rPr>
        <w:t>Dic1</w:t>
      </w:r>
      <w:r>
        <w:rPr>
          <w:spacing w:val="-33"/>
          <w:w w:val="110"/>
        </w:rPr>
        <w:t xml:space="preserve"> </w:t>
      </w:r>
      <w:r>
        <w:rPr>
          <w:w w:val="110"/>
        </w:rPr>
        <w:t>is</w:t>
      </w:r>
      <w:r>
        <w:rPr>
          <w:spacing w:val="-34"/>
          <w:w w:val="110"/>
        </w:rPr>
        <w:t xml:space="preserve"> </w:t>
      </w:r>
      <w:r>
        <w:rPr>
          <w:w w:val="110"/>
        </w:rPr>
        <w:t>essential</w:t>
      </w:r>
      <w:r>
        <w:rPr>
          <w:spacing w:val="-33"/>
          <w:w w:val="110"/>
        </w:rPr>
        <w:t xml:space="preserve"> </w:t>
      </w:r>
      <w:r>
        <w:rPr>
          <w:w w:val="110"/>
        </w:rPr>
        <w:t>for</w:t>
      </w:r>
      <w:r>
        <w:rPr>
          <w:spacing w:val="-34"/>
          <w:w w:val="110"/>
        </w:rPr>
        <w:t xml:space="preserve"> </w:t>
      </w:r>
      <w:r>
        <w:rPr>
          <w:w w:val="110"/>
        </w:rPr>
        <w:t>growth</w:t>
      </w:r>
      <w:r>
        <w:rPr>
          <w:spacing w:val="-33"/>
          <w:w w:val="110"/>
        </w:rPr>
        <w:t xml:space="preserve"> </w:t>
      </w:r>
      <w:r>
        <w:rPr>
          <w:w w:val="110"/>
        </w:rPr>
        <w:t>in</w:t>
      </w:r>
      <w:r>
        <w:rPr>
          <w:spacing w:val="-34"/>
          <w:w w:val="110"/>
        </w:rPr>
        <w:t xml:space="preserve"> </w:t>
      </w:r>
      <w:r>
        <w:rPr>
          <w:w w:val="110"/>
        </w:rPr>
        <w:t>non-fermentable</w:t>
      </w:r>
      <w:r>
        <w:rPr>
          <w:spacing w:val="-33"/>
          <w:w w:val="110"/>
        </w:rPr>
        <w:t xml:space="preserve"> </w:t>
      </w:r>
      <w:r>
        <w:rPr>
          <w:w w:val="110"/>
        </w:rPr>
        <w:t>carbon</w:t>
      </w:r>
      <w:r>
        <w:rPr>
          <w:spacing w:val="-34"/>
          <w:w w:val="110"/>
        </w:rPr>
        <w:t xml:space="preserve"> </w:t>
      </w:r>
      <w:r>
        <w:rPr>
          <w:w w:val="110"/>
        </w:rPr>
        <w:t>source</w:t>
      </w:r>
      <w:r>
        <w:rPr>
          <w:spacing w:val="-33"/>
          <w:w w:val="110"/>
        </w:rPr>
        <w:t xml:space="preserve"> </w:t>
      </w:r>
      <w:r>
        <w:rPr>
          <w:w w:val="110"/>
        </w:rPr>
        <w:t>media. When</w:t>
      </w:r>
      <w:r>
        <w:rPr>
          <w:spacing w:val="-36"/>
          <w:w w:val="110"/>
        </w:rPr>
        <w:t xml:space="preserve"> </w:t>
      </w:r>
      <w:r>
        <w:rPr>
          <w:w w:val="110"/>
        </w:rPr>
        <w:t>yeast,</w:t>
      </w:r>
      <w:r>
        <w:rPr>
          <w:spacing w:val="-35"/>
          <w:w w:val="110"/>
        </w:rPr>
        <w:t xml:space="preserve"> </w:t>
      </w:r>
      <w:r>
        <w:rPr>
          <w:w w:val="110"/>
        </w:rPr>
        <w:t>especially</w:t>
      </w:r>
      <w:r>
        <w:rPr>
          <w:spacing w:val="-35"/>
          <w:w w:val="110"/>
        </w:rPr>
        <w:t xml:space="preserve"> </w:t>
      </w:r>
      <w:r>
        <w:rPr>
          <w:w w:val="110"/>
        </w:rPr>
        <w:t>those</w:t>
      </w:r>
      <w:r>
        <w:rPr>
          <w:spacing w:val="-36"/>
          <w:w w:val="110"/>
        </w:rPr>
        <w:t xml:space="preserve"> </w:t>
      </w:r>
      <w:r>
        <w:rPr>
          <w:w w:val="110"/>
        </w:rPr>
        <w:t>with</w:t>
      </w:r>
      <w:r>
        <w:rPr>
          <w:spacing w:val="-35"/>
          <w:w w:val="110"/>
        </w:rPr>
        <w:t xml:space="preserve"> </w:t>
      </w:r>
      <w:r>
        <w:rPr>
          <w:w w:val="110"/>
        </w:rPr>
        <w:t>deficits</w:t>
      </w:r>
      <w:r>
        <w:rPr>
          <w:spacing w:val="-35"/>
          <w:w w:val="110"/>
        </w:rPr>
        <w:t xml:space="preserve"> </w:t>
      </w:r>
      <w:r>
        <w:rPr>
          <w:w w:val="110"/>
        </w:rPr>
        <w:t>in</w:t>
      </w:r>
      <w:r>
        <w:rPr>
          <w:spacing w:val="-35"/>
          <w:w w:val="110"/>
        </w:rPr>
        <w:t xml:space="preserve"> </w:t>
      </w:r>
      <w:r>
        <w:rPr>
          <w:w w:val="110"/>
        </w:rPr>
        <w:t>TCA</w:t>
      </w:r>
      <w:r>
        <w:rPr>
          <w:spacing w:val="-36"/>
          <w:w w:val="110"/>
        </w:rPr>
        <w:t xml:space="preserve"> </w:t>
      </w:r>
      <w:r>
        <w:rPr>
          <w:w w:val="110"/>
        </w:rPr>
        <w:t>metabolism</w:t>
      </w:r>
      <w:r>
        <w:rPr>
          <w:spacing w:val="-35"/>
          <w:w w:val="110"/>
        </w:rPr>
        <w:t xml:space="preserve"> </w:t>
      </w:r>
      <w:r>
        <w:rPr>
          <w:w w:val="110"/>
        </w:rPr>
        <w:t>due</w:t>
      </w:r>
      <w:r>
        <w:rPr>
          <w:spacing w:val="-35"/>
          <w:w w:val="110"/>
        </w:rPr>
        <w:t xml:space="preserve"> </w:t>
      </w:r>
      <w:r>
        <w:rPr>
          <w:w w:val="110"/>
        </w:rPr>
        <w:t>to</w:t>
      </w:r>
      <w:r>
        <w:rPr>
          <w:spacing w:val="-35"/>
          <w:w w:val="110"/>
        </w:rPr>
        <w:t xml:space="preserve"> </w:t>
      </w:r>
      <w:r>
        <w:rPr>
          <w:w w:val="110"/>
        </w:rPr>
        <w:t>ablation</w:t>
      </w:r>
      <w:r>
        <w:rPr>
          <w:spacing w:val="-36"/>
          <w:w w:val="110"/>
        </w:rPr>
        <w:t xml:space="preserve"> </w:t>
      </w:r>
      <w:r>
        <w:rPr>
          <w:w w:val="110"/>
        </w:rPr>
        <w:t>of</w:t>
      </w:r>
      <w:r>
        <w:rPr>
          <w:spacing w:val="-35"/>
          <w:w w:val="110"/>
        </w:rPr>
        <w:t xml:space="preserve"> </w:t>
      </w:r>
      <w:r>
        <w:rPr>
          <w:w w:val="110"/>
        </w:rPr>
        <w:t>Mct1,</w:t>
      </w:r>
      <w:r>
        <w:rPr>
          <w:spacing w:val="-35"/>
          <w:w w:val="110"/>
        </w:rPr>
        <w:t xml:space="preserve"> </w:t>
      </w:r>
      <w:r>
        <w:rPr>
          <w:w w:val="110"/>
        </w:rPr>
        <w:t>are</w:t>
      </w:r>
      <w:r>
        <w:rPr>
          <w:spacing w:val="-36"/>
          <w:w w:val="110"/>
        </w:rPr>
        <w:t xml:space="preserve"> </w:t>
      </w:r>
      <w:r>
        <w:rPr>
          <w:w w:val="110"/>
        </w:rPr>
        <w:t>switched</w:t>
      </w:r>
      <w:r>
        <w:rPr>
          <w:spacing w:val="-35"/>
          <w:w w:val="110"/>
        </w:rPr>
        <w:t xml:space="preserve"> </w:t>
      </w:r>
      <w:r>
        <w:rPr>
          <w:w w:val="110"/>
        </w:rPr>
        <w:t>to a</w:t>
      </w:r>
      <w:r>
        <w:rPr>
          <w:spacing w:val="-36"/>
          <w:w w:val="110"/>
        </w:rPr>
        <w:t xml:space="preserve"> </w:t>
      </w:r>
      <w:r>
        <w:rPr>
          <w:w w:val="110"/>
        </w:rPr>
        <w:t>non-fermentable</w:t>
      </w:r>
      <w:r>
        <w:rPr>
          <w:spacing w:val="-35"/>
          <w:w w:val="110"/>
        </w:rPr>
        <w:t xml:space="preserve"> </w:t>
      </w:r>
      <w:r>
        <w:rPr>
          <w:w w:val="110"/>
        </w:rPr>
        <w:t>carbon,</w:t>
      </w:r>
      <w:r>
        <w:rPr>
          <w:spacing w:val="-35"/>
          <w:w w:val="110"/>
        </w:rPr>
        <w:t xml:space="preserve"> </w:t>
      </w:r>
      <w:r>
        <w:rPr>
          <w:w w:val="110"/>
        </w:rPr>
        <w:t>as</w:t>
      </w:r>
      <w:r>
        <w:rPr>
          <w:spacing w:val="-35"/>
          <w:w w:val="110"/>
        </w:rPr>
        <w:t xml:space="preserve"> </w:t>
      </w:r>
      <w:r>
        <w:rPr>
          <w:w w:val="110"/>
        </w:rPr>
        <w:t>was</w:t>
      </w:r>
      <w:r>
        <w:rPr>
          <w:spacing w:val="-35"/>
          <w:w w:val="110"/>
        </w:rPr>
        <w:t xml:space="preserve"> </w:t>
      </w:r>
      <w:r>
        <w:rPr>
          <w:w w:val="110"/>
        </w:rPr>
        <w:t>done</w:t>
      </w:r>
      <w:r>
        <w:rPr>
          <w:spacing w:val="-35"/>
          <w:w w:val="110"/>
        </w:rPr>
        <w:t xml:space="preserve"> </w:t>
      </w:r>
      <w:r>
        <w:rPr>
          <w:w w:val="110"/>
        </w:rPr>
        <w:t>in</w:t>
      </w:r>
      <w:r>
        <w:rPr>
          <w:spacing w:val="-35"/>
          <w:w w:val="110"/>
        </w:rPr>
        <w:t xml:space="preserve"> </w:t>
      </w:r>
      <w:r>
        <w:rPr>
          <w:w w:val="110"/>
        </w:rPr>
        <w:t>this</w:t>
      </w:r>
      <w:r>
        <w:rPr>
          <w:spacing w:val="-35"/>
          <w:w w:val="110"/>
        </w:rPr>
        <w:t xml:space="preserve"> </w:t>
      </w:r>
      <w:r>
        <w:rPr>
          <w:w w:val="110"/>
        </w:rPr>
        <w:t>experiment,</w:t>
      </w:r>
      <w:r>
        <w:rPr>
          <w:spacing w:val="-35"/>
          <w:w w:val="110"/>
        </w:rPr>
        <w:t xml:space="preserve"> </w:t>
      </w:r>
      <w:r>
        <w:rPr>
          <w:w w:val="110"/>
        </w:rPr>
        <w:t>they</w:t>
      </w:r>
      <w:r>
        <w:rPr>
          <w:spacing w:val="-35"/>
          <w:w w:val="110"/>
        </w:rPr>
        <w:t xml:space="preserve"> </w:t>
      </w:r>
      <w:r>
        <w:rPr>
          <w:w w:val="110"/>
        </w:rPr>
        <w:t>must</w:t>
      </w:r>
      <w:r>
        <w:rPr>
          <w:spacing w:val="-35"/>
          <w:w w:val="110"/>
        </w:rPr>
        <w:t xml:space="preserve"> </w:t>
      </w:r>
      <w:r>
        <w:rPr>
          <w:w w:val="110"/>
        </w:rPr>
        <w:t>adapt</w:t>
      </w:r>
      <w:r>
        <w:rPr>
          <w:spacing w:val="-35"/>
          <w:w w:val="110"/>
        </w:rPr>
        <w:t xml:space="preserve"> </w:t>
      </w:r>
      <w:r>
        <w:rPr>
          <w:w w:val="110"/>
        </w:rPr>
        <w:t>by</w:t>
      </w:r>
      <w:r>
        <w:rPr>
          <w:spacing w:val="-35"/>
          <w:w w:val="110"/>
        </w:rPr>
        <w:t xml:space="preserve"> </w:t>
      </w:r>
      <w:r>
        <w:rPr>
          <w:w w:val="110"/>
        </w:rPr>
        <w:t>up-regulating</w:t>
      </w:r>
      <w:r>
        <w:rPr>
          <w:spacing w:val="-35"/>
          <w:w w:val="110"/>
        </w:rPr>
        <w:t xml:space="preserve"> </w:t>
      </w:r>
      <w:r>
        <w:rPr>
          <w:w w:val="110"/>
        </w:rPr>
        <w:t>Dic1,</w:t>
      </w:r>
      <w:r>
        <w:rPr>
          <w:spacing w:val="-35"/>
          <w:w w:val="110"/>
        </w:rPr>
        <w:t xml:space="preserve"> </w:t>
      </w:r>
      <w:r>
        <w:rPr>
          <w:w w:val="110"/>
        </w:rPr>
        <w:t>as we see in this</w:t>
      </w:r>
      <w:r>
        <w:rPr>
          <w:spacing w:val="-47"/>
          <w:w w:val="110"/>
        </w:rPr>
        <w:t xml:space="preserve"> </w:t>
      </w:r>
      <w:r>
        <w:rPr>
          <w:w w:val="110"/>
        </w:rPr>
        <w:t>situation.</w:t>
      </w:r>
    </w:p>
    <w:p w14:paraId="30863224" w14:textId="77777777" w:rsidR="00617E67" w:rsidRDefault="00617E67">
      <w:pPr>
        <w:pStyle w:val="BodyText"/>
        <w:spacing w:before="8"/>
        <w:rPr>
          <w:sz w:val="23"/>
        </w:rPr>
      </w:pPr>
    </w:p>
    <w:p w14:paraId="273E6912" w14:textId="77777777" w:rsidR="00617E67" w:rsidRDefault="00E8776B">
      <w:pPr>
        <w:pStyle w:val="BodyText"/>
        <w:spacing w:line="298" w:lineRule="exact"/>
        <w:ind w:left="119" w:right="235"/>
      </w:pPr>
      <w:r>
        <w:rPr>
          <w:w w:val="105"/>
        </w:rPr>
        <w:t>We</w:t>
      </w:r>
      <w:r>
        <w:rPr>
          <w:spacing w:val="-14"/>
          <w:w w:val="105"/>
        </w:rPr>
        <w:t xml:space="preserve"> </w:t>
      </w:r>
      <w:r>
        <w:rPr>
          <w:w w:val="105"/>
        </w:rPr>
        <w:t>also</w:t>
      </w:r>
      <w:r>
        <w:rPr>
          <w:spacing w:val="-13"/>
          <w:w w:val="105"/>
        </w:rPr>
        <w:t xml:space="preserve"> </w:t>
      </w:r>
      <w:r>
        <w:rPr>
          <w:w w:val="105"/>
        </w:rPr>
        <w:t>see</w:t>
      </w:r>
      <w:r>
        <w:rPr>
          <w:spacing w:val="-14"/>
          <w:w w:val="105"/>
        </w:rPr>
        <w:t xml:space="preserve"> </w:t>
      </w:r>
      <w:r>
        <w:rPr>
          <w:w w:val="105"/>
        </w:rPr>
        <w:t>that</w:t>
      </w:r>
      <w:r>
        <w:rPr>
          <w:spacing w:val="-13"/>
          <w:w w:val="105"/>
        </w:rPr>
        <w:t xml:space="preserve"> </w:t>
      </w:r>
      <w:r>
        <w:rPr>
          <w:w w:val="105"/>
        </w:rPr>
        <w:t>while</w:t>
      </w:r>
      <w:r>
        <w:rPr>
          <w:spacing w:val="-14"/>
          <w:w w:val="105"/>
        </w:rPr>
        <w:t xml:space="preserve"> </w:t>
      </w:r>
      <w:r>
        <w:rPr>
          <w:w w:val="105"/>
        </w:rPr>
        <w:t>the</w:t>
      </w:r>
      <w:r>
        <w:rPr>
          <w:spacing w:val="-13"/>
          <w:w w:val="105"/>
        </w:rPr>
        <w:t xml:space="preserve"> </w:t>
      </w:r>
      <w:r>
        <w:rPr>
          <w:w w:val="105"/>
        </w:rPr>
        <w:t>catalytic</w:t>
      </w:r>
      <w:r>
        <w:rPr>
          <w:spacing w:val="-14"/>
          <w:w w:val="105"/>
        </w:rPr>
        <w:t xml:space="preserve"> </w:t>
      </w:r>
      <w:r>
        <w:rPr>
          <w:w w:val="105"/>
        </w:rPr>
        <w:t>enzymes</w:t>
      </w:r>
      <w:r>
        <w:rPr>
          <w:spacing w:val="-13"/>
          <w:w w:val="105"/>
        </w:rPr>
        <w:t xml:space="preserve"> </w:t>
      </w:r>
      <w:r>
        <w:rPr>
          <w:w w:val="105"/>
        </w:rPr>
        <w:t>in</w:t>
      </w:r>
      <w:r>
        <w:rPr>
          <w:spacing w:val="-14"/>
          <w:w w:val="105"/>
        </w:rPr>
        <w:t xml:space="preserve"> </w:t>
      </w:r>
      <w:r>
        <w:rPr>
          <w:w w:val="105"/>
        </w:rPr>
        <w:t>the</w:t>
      </w:r>
      <w:r>
        <w:rPr>
          <w:spacing w:val="-13"/>
          <w:w w:val="105"/>
        </w:rPr>
        <w:t xml:space="preserve"> </w:t>
      </w:r>
      <w:r>
        <w:rPr>
          <w:w w:val="105"/>
        </w:rPr>
        <w:t>TCA</w:t>
      </w:r>
      <w:r>
        <w:rPr>
          <w:spacing w:val="-14"/>
          <w:w w:val="105"/>
        </w:rPr>
        <w:t xml:space="preserve"> </w:t>
      </w:r>
      <w:r>
        <w:rPr>
          <w:w w:val="105"/>
        </w:rPr>
        <w:t>cycle</w:t>
      </w:r>
      <w:r>
        <w:rPr>
          <w:spacing w:val="-13"/>
          <w:w w:val="105"/>
        </w:rPr>
        <w:t xml:space="preserve"> </w:t>
      </w:r>
      <w:r>
        <w:rPr>
          <w:w w:val="105"/>
        </w:rPr>
        <w:t>are</w:t>
      </w:r>
      <w:r>
        <w:rPr>
          <w:spacing w:val="-14"/>
          <w:w w:val="105"/>
        </w:rPr>
        <w:t xml:space="preserve"> </w:t>
      </w:r>
      <w:r>
        <w:rPr>
          <w:w w:val="105"/>
        </w:rPr>
        <w:t>all</w:t>
      </w:r>
      <w:r>
        <w:rPr>
          <w:spacing w:val="-13"/>
          <w:w w:val="105"/>
        </w:rPr>
        <w:t xml:space="preserve"> </w:t>
      </w:r>
      <w:r>
        <w:rPr>
          <w:w w:val="105"/>
        </w:rPr>
        <w:t>reduced</w:t>
      </w:r>
      <w:r>
        <w:rPr>
          <w:spacing w:val="-14"/>
          <w:w w:val="105"/>
        </w:rPr>
        <w:t xml:space="preserve"> </w:t>
      </w:r>
      <w:r>
        <w:rPr>
          <w:w w:val="105"/>
        </w:rPr>
        <w:t>in</w:t>
      </w:r>
      <w:r>
        <w:rPr>
          <w:spacing w:val="-13"/>
          <w:w w:val="105"/>
        </w:rPr>
        <w:t xml:space="preserve"> </w:t>
      </w:r>
      <w:r>
        <w:rPr>
          <w:w w:val="105"/>
        </w:rPr>
        <w:t>concentration,</w:t>
      </w:r>
      <w:r>
        <w:rPr>
          <w:spacing w:val="-14"/>
          <w:w w:val="105"/>
        </w:rPr>
        <w:t xml:space="preserve"> </w:t>
      </w:r>
      <w:r>
        <w:rPr>
          <w:w w:val="105"/>
        </w:rPr>
        <w:t>several related metabolites are up-regulated across multiple time points in the dataset. It possible, for example,</w:t>
      </w:r>
      <w:r>
        <w:rPr>
          <w:spacing w:val="-12"/>
          <w:w w:val="105"/>
        </w:rPr>
        <w:t xml:space="preserve"> </w:t>
      </w:r>
      <w:r>
        <w:rPr>
          <w:w w:val="105"/>
        </w:rPr>
        <w:t>that</w:t>
      </w:r>
      <w:r>
        <w:rPr>
          <w:spacing w:val="-12"/>
          <w:w w:val="105"/>
        </w:rPr>
        <w:t xml:space="preserve"> </w:t>
      </w:r>
      <w:r>
        <w:rPr>
          <w:w w:val="105"/>
        </w:rPr>
        <w:t>the</w:t>
      </w:r>
      <w:r>
        <w:rPr>
          <w:spacing w:val="-12"/>
          <w:w w:val="105"/>
        </w:rPr>
        <w:t xml:space="preserve"> </w:t>
      </w:r>
      <w:r>
        <w:rPr>
          <w:w w:val="105"/>
        </w:rPr>
        <w:t>increased</w:t>
      </w:r>
      <w:r>
        <w:rPr>
          <w:spacing w:val="-12"/>
          <w:w w:val="105"/>
        </w:rPr>
        <w:t xml:space="preserve"> </w:t>
      </w:r>
      <w:r>
        <w:rPr>
          <w:w w:val="105"/>
        </w:rPr>
        <w:t>fumarate</w:t>
      </w:r>
      <w:r>
        <w:rPr>
          <w:spacing w:val="-12"/>
          <w:w w:val="105"/>
        </w:rPr>
        <w:t xml:space="preserve"> </w:t>
      </w:r>
      <w:r>
        <w:rPr>
          <w:w w:val="105"/>
        </w:rPr>
        <w:t>levels</w:t>
      </w:r>
      <w:r>
        <w:rPr>
          <w:spacing w:val="-12"/>
          <w:w w:val="105"/>
        </w:rPr>
        <w:t xml:space="preserve"> </w:t>
      </w:r>
      <w:r>
        <w:rPr>
          <w:w w:val="105"/>
        </w:rPr>
        <w:t>(at</w:t>
      </w:r>
      <w:r>
        <w:rPr>
          <w:spacing w:val="-12"/>
          <w:w w:val="105"/>
        </w:rPr>
        <w:t xml:space="preserve"> </w:t>
      </w:r>
      <w:r>
        <w:rPr>
          <w:w w:val="105"/>
        </w:rPr>
        <w:t>15</w:t>
      </w:r>
      <w:r>
        <w:rPr>
          <w:spacing w:val="-12"/>
          <w:w w:val="105"/>
        </w:rPr>
        <w:t xml:space="preserve"> </w:t>
      </w:r>
      <w:r>
        <w:rPr>
          <w:w w:val="105"/>
        </w:rPr>
        <w:t>min;</w:t>
      </w:r>
      <w:r>
        <w:rPr>
          <w:spacing w:val="-12"/>
          <w:w w:val="105"/>
        </w:rPr>
        <w:t xml:space="preserve"> </w:t>
      </w:r>
      <w:r>
        <w:rPr>
          <w:w w:val="105"/>
        </w:rPr>
        <w:t>log</w:t>
      </w:r>
      <w:r>
        <w:rPr>
          <w:w w:val="105"/>
          <w:position w:val="-10"/>
        </w:rPr>
        <w:t>2</w:t>
      </w:r>
      <w:r>
        <w:rPr>
          <w:w w:val="105"/>
        </w:rPr>
        <w:t>FC:</w:t>
      </w:r>
      <w:r>
        <w:rPr>
          <w:spacing w:val="-12"/>
          <w:w w:val="105"/>
        </w:rPr>
        <w:t xml:space="preserve"> </w:t>
      </w:r>
      <w:r>
        <w:rPr>
          <w:w w:val="105"/>
        </w:rPr>
        <w:t>1.00,</w:t>
      </w:r>
      <w:r>
        <w:rPr>
          <w:spacing w:val="-12"/>
          <w:w w:val="105"/>
        </w:rPr>
        <w:t xml:space="preserve"> </w:t>
      </w:r>
      <w:r>
        <w:rPr>
          <w:w w:val="105"/>
        </w:rPr>
        <w:t>adjusted-p:</w:t>
      </w:r>
      <w:r>
        <w:rPr>
          <w:spacing w:val="-12"/>
          <w:w w:val="105"/>
        </w:rPr>
        <w:t xml:space="preserve"> </w:t>
      </w:r>
      <w:r>
        <w:rPr>
          <w:w w:val="105"/>
        </w:rPr>
        <w:t>&lt;</w:t>
      </w:r>
      <w:r>
        <w:rPr>
          <w:spacing w:val="-12"/>
          <w:w w:val="105"/>
        </w:rPr>
        <w:t xml:space="preserve"> </w:t>
      </w:r>
      <w:r>
        <w:rPr>
          <w:w w:val="105"/>
        </w:rPr>
        <w:t>0.01)</w:t>
      </w:r>
      <w:r>
        <w:rPr>
          <w:spacing w:val="-12"/>
          <w:w w:val="105"/>
        </w:rPr>
        <w:t xml:space="preserve"> </w:t>
      </w:r>
      <w:r>
        <w:rPr>
          <w:w w:val="105"/>
        </w:rPr>
        <w:t>are</w:t>
      </w:r>
      <w:r>
        <w:rPr>
          <w:spacing w:val="-12"/>
          <w:w w:val="105"/>
        </w:rPr>
        <w:t xml:space="preserve"> </w:t>
      </w:r>
      <w:r>
        <w:rPr>
          <w:w w:val="105"/>
        </w:rPr>
        <w:t>related</w:t>
      </w:r>
      <w:r>
        <w:rPr>
          <w:spacing w:val="-12"/>
          <w:w w:val="105"/>
        </w:rPr>
        <w:t xml:space="preserve"> </w:t>
      </w:r>
      <w:r>
        <w:rPr>
          <w:w w:val="105"/>
        </w:rPr>
        <w:t>to the</w:t>
      </w:r>
      <w:r>
        <w:rPr>
          <w:spacing w:val="-14"/>
          <w:w w:val="105"/>
        </w:rPr>
        <w:t xml:space="preserve"> </w:t>
      </w:r>
      <w:r>
        <w:rPr>
          <w:w w:val="105"/>
        </w:rPr>
        <w:t>reduction</w:t>
      </w:r>
      <w:r>
        <w:rPr>
          <w:spacing w:val="-13"/>
          <w:w w:val="105"/>
        </w:rPr>
        <w:t xml:space="preserve"> </w:t>
      </w:r>
      <w:r>
        <w:rPr>
          <w:w w:val="105"/>
        </w:rPr>
        <w:t>in</w:t>
      </w:r>
      <w:r>
        <w:rPr>
          <w:spacing w:val="-14"/>
          <w:w w:val="105"/>
        </w:rPr>
        <w:t xml:space="preserve"> </w:t>
      </w:r>
      <w:r>
        <w:rPr>
          <w:w w:val="105"/>
        </w:rPr>
        <w:t>active</w:t>
      </w:r>
      <w:r>
        <w:rPr>
          <w:spacing w:val="-13"/>
          <w:w w:val="105"/>
        </w:rPr>
        <w:t xml:space="preserve"> </w:t>
      </w:r>
      <w:r>
        <w:rPr>
          <w:w w:val="105"/>
        </w:rPr>
        <w:t>fumarate</w:t>
      </w:r>
      <w:r>
        <w:rPr>
          <w:spacing w:val="-14"/>
          <w:w w:val="105"/>
        </w:rPr>
        <w:t xml:space="preserve"> </w:t>
      </w:r>
      <w:r>
        <w:rPr>
          <w:w w:val="105"/>
        </w:rPr>
        <w:t>hydratase</w:t>
      </w:r>
      <w:r>
        <w:rPr>
          <w:spacing w:val="-13"/>
          <w:w w:val="105"/>
        </w:rPr>
        <w:t xml:space="preserve"> </w:t>
      </w:r>
      <w:r>
        <w:rPr>
          <w:w w:val="105"/>
        </w:rPr>
        <w:t>(FH</w:t>
      </w:r>
      <w:r>
        <w:rPr>
          <w:spacing w:val="-13"/>
          <w:w w:val="105"/>
        </w:rPr>
        <w:t xml:space="preserve"> </w:t>
      </w:r>
      <w:r>
        <w:rPr>
          <w:w w:val="105"/>
        </w:rPr>
        <w:t>tetramer;</w:t>
      </w:r>
      <w:r>
        <w:rPr>
          <w:spacing w:val="-14"/>
          <w:w w:val="105"/>
        </w:rPr>
        <w:t xml:space="preserve"> </w:t>
      </w:r>
      <w:r>
        <w:rPr>
          <w:w w:val="105"/>
        </w:rPr>
        <w:t>log</w:t>
      </w:r>
      <w:r>
        <w:rPr>
          <w:w w:val="105"/>
          <w:position w:val="-10"/>
        </w:rPr>
        <w:t>2</w:t>
      </w:r>
      <w:r>
        <w:rPr>
          <w:w w:val="105"/>
        </w:rPr>
        <w:t>FC:</w:t>
      </w:r>
      <w:r>
        <w:rPr>
          <w:spacing w:val="-13"/>
          <w:w w:val="105"/>
        </w:rPr>
        <w:t xml:space="preserve"> </w:t>
      </w:r>
      <w:r>
        <w:rPr>
          <w:w w:val="105"/>
        </w:rPr>
        <w:t>-1.39,</w:t>
      </w:r>
      <w:r>
        <w:rPr>
          <w:spacing w:val="-14"/>
          <w:w w:val="105"/>
        </w:rPr>
        <w:t xml:space="preserve"> </w:t>
      </w:r>
      <w:r>
        <w:rPr>
          <w:w w:val="105"/>
        </w:rPr>
        <w:t>adjusted-p:</w:t>
      </w:r>
      <w:r>
        <w:rPr>
          <w:spacing w:val="-13"/>
          <w:w w:val="105"/>
        </w:rPr>
        <w:t xml:space="preserve"> </w:t>
      </w:r>
      <w:r>
        <w:rPr>
          <w:w w:val="105"/>
        </w:rPr>
        <w:t>0.03)</w:t>
      </w:r>
      <w:r>
        <w:rPr>
          <w:spacing w:val="-14"/>
          <w:w w:val="105"/>
        </w:rPr>
        <w:t xml:space="preserve"> </w:t>
      </w:r>
      <w:r>
        <w:rPr>
          <w:w w:val="105"/>
        </w:rPr>
        <w:t>as</w:t>
      </w:r>
      <w:r>
        <w:rPr>
          <w:spacing w:val="-13"/>
          <w:w w:val="105"/>
        </w:rPr>
        <w:t xml:space="preserve"> </w:t>
      </w:r>
      <w:r>
        <w:rPr>
          <w:w w:val="105"/>
        </w:rPr>
        <w:t>has</w:t>
      </w:r>
      <w:r>
        <w:rPr>
          <w:spacing w:val="-13"/>
          <w:w w:val="105"/>
        </w:rPr>
        <w:t xml:space="preserve"> </w:t>
      </w:r>
      <w:r>
        <w:rPr>
          <w:w w:val="105"/>
        </w:rPr>
        <w:t xml:space="preserve">been demonstrated previously and shown to associate with hereditary </w:t>
      </w:r>
      <w:proofErr w:type="spellStart"/>
      <w:r>
        <w:rPr>
          <w:w w:val="105"/>
        </w:rPr>
        <w:t>leiomyomatosis</w:t>
      </w:r>
      <w:proofErr w:type="spellEnd"/>
      <w:r>
        <w:rPr>
          <w:w w:val="105"/>
        </w:rPr>
        <w:t xml:space="preserve"> and renal cell cancer in humans </w:t>
      </w:r>
      <w:r>
        <w:rPr>
          <w:spacing w:val="6"/>
          <w:w w:val="105"/>
        </w:rPr>
        <w:t>[</w:t>
      </w:r>
      <w:hyperlink w:anchor="_bookmark45" w:history="1">
        <w:r>
          <w:rPr>
            <w:color w:val="2195F2"/>
            <w:spacing w:val="6"/>
            <w:w w:val="105"/>
            <w:u w:val="single" w:color="2195F2"/>
          </w:rPr>
          <w:t>38</w:t>
        </w:r>
      </w:hyperlink>
      <w:r>
        <w:rPr>
          <w:spacing w:val="6"/>
          <w:w w:val="105"/>
        </w:rPr>
        <w:t xml:space="preserve">]. </w:t>
      </w:r>
      <w:r>
        <w:rPr>
          <w:w w:val="105"/>
        </w:rPr>
        <w:t>Therefore, this would be an interesting point of further study to understand the</w:t>
      </w:r>
      <w:r>
        <w:rPr>
          <w:spacing w:val="-9"/>
          <w:w w:val="105"/>
        </w:rPr>
        <w:t xml:space="preserve"> </w:t>
      </w:r>
      <w:r>
        <w:rPr>
          <w:w w:val="105"/>
        </w:rPr>
        <w:t>adaptations</w:t>
      </w:r>
      <w:r>
        <w:rPr>
          <w:spacing w:val="-9"/>
          <w:w w:val="105"/>
        </w:rPr>
        <w:t xml:space="preserve"> </w:t>
      </w:r>
      <w:r>
        <w:rPr>
          <w:w w:val="105"/>
        </w:rPr>
        <w:t>these</w:t>
      </w:r>
      <w:r>
        <w:rPr>
          <w:spacing w:val="-9"/>
          <w:w w:val="105"/>
        </w:rPr>
        <w:t xml:space="preserve"> </w:t>
      </w:r>
      <w:r>
        <w:rPr>
          <w:w w:val="105"/>
        </w:rPr>
        <w:t>cells</w:t>
      </w:r>
      <w:r>
        <w:rPr>
          <w:spacing w:val="-9"/>
          <w:w w:val="105"/>
        </w:rPr>
        <w:t xml:space="preserve"> </w:t>
      </w:r>
      <w:r>
        <w:rPr>
          <w:w w:val="105"/>
        </w:rPr>
        <w:t>make</w:t>
      </w:r>
      <w:r>
        <w:rPr>
          <w:spacing w:val="-8"/>
          <w:w w:val="105"/>
        </w:rPr>
        <w:t xml:space="preserve"> </w:t>
      </w:r>
      <w:r>
        <w:rPr>
          <w:w w:val="105"/>
        </w:rPr>
        <w:t>to</w:t>
      </w:r>
      <w:r>
        <w:rPr>
          <w:spacing w:val="-9"/>
          <w:w w:val="105"/>
        </w:rPr>
        <w:t xml:space="preserve"> </w:t>
      </w:r>
      <w:r>
        <w:rPr>
          <w:w w:val="105"/>
        </w:rPr>
        <w:t>disruptions</w:t>
      </w:r>
      <w:r>
        <w:rPr>
          <w:spacing w:val="-9"/>
          <w:w w:val="105"/>
        </w:rPr>
        <w:t xml:space="preserve"> </w:t>
      </w:r>
      <w:r>
        <w:rPr>
          <w:w w:val="105"/>
        </w:rPr>
        <w:t>to</w:t>
      </w:r>
      <w:r>
        <w:rPr>
          <w:spacing w:val="-9"/>
          <w:w w:val="105"/>
        </w:rPr>
        <w:t xml:space="preserve"> </w:t>
      </w:r>
      <w:r>
        <w:rPr>
          <w:w w:val="105"/>
        </w:rPr>
        <w:t>the</w:t>
      </w:r>
      <w:r>
        <w:rPr>
          <w:spacing w:val="-8"/>
          <w:w w:val="105"/>
        </w:rPr>
        <w:t xml:space="preserve"> </w:t>
      </w:r>
      <w:r>
        <w:rPr>
          <w:w w:val="105"/>
        </w:rPr>
        <w:t>TCA</w:t>
      </w:r>
      <w:r>
        <w:rPr>
          <w:spacing w:val="-9"/>
          <w:w w:val="105"/>
        </w:rPr>
        <w:t xml:space="preserve"> </w:t>
      </w:r>
      <w:r>
        <w:rPr>
          <w:w w:val="105"/>
        </w:rPr>
        <w:t>cycle</w:t>
      </w:r>
      <w:r>
        <w:rPr>
          <w:spacing w:val="-9"/>
          <w:w w:val="105"/>
        </w:rPr>
        <w:t xml:space="preserve"> </w:t>
      </w:r>
      <w:r>
        <w:rPr>
          <w:w w:val="105"/>
        </w:rPr>
        <w:t>and</w:t>
      </w:r>
      <w:r>
        <w:rPr>
          <w:spacing w:val="-9"/>
          <w:w w:val="105"/>
        </w:rPr>
        <w:t xml:space="preserve"> </w:t>
      </w:r>
      <w:r>
        <w:rPr>
          <w:w w:val="105"/>
        </w:rPr>
        <w:t>their</w:t>
      </w:r>
      <w:r>
        <w:rPr>
          <w:spacing w:val="-8"/>
          <w:w w:val="105"/>
        </w:rPr>
        <w:t xml:space="preserve"> </w:t>
      </w:r>
      <w:r>
        <w:rPr>
          <w:w w:val="105"/>
        </w:rPr>
        <w:t>consequences.</w:t>
      </w:r>
    </w:p>
    <w:p w14:paraId="205190C9" w14:textId="77777777" w:rsidR="00617E67" w:rsidRDefault="00617E67">
      <w:pPr>
        <w:pStyle w:val="BodyText"/>
        <w:spacing w:before="4"/>
        <w:rPr>
          <w:sz w:val="28"/>
        </w:rPr>
      </w:pPr>
    </w:p>
    <w:p w14:paraId="742C402A" w14:textId="77777777" w:rsidR="00617E67" w:rsidRDefault="00E8776B">
      <w:pPr>
        <w:pStyle w:val="BodyText"/>
        <w:spacing w:line="280" w:lineRule="auto"/>
        <w:ind w:left="120" w:right="228"/>
      </w:pPr>
      <w:r>
        <w:rPr>
          <w:w w:val="105"/>
        </w:rPr>
        <w:t xml:space="preserve">By analyzing this multi-omics dataset using reaction motif analysis and other interactive visualization, interesting questions arise. We see several reaction motifs that are expected based on prior knowledge of this biological model, as well as other interesting behaviors worthy of further follow-up. This demonstrates the potential </w:t>
      </w:r>
      <w:proofErr w:type="spellStart"/>
      <w:r>
        <w:rPr>
          <w:w w:val="105"/>
        </w:rPr>
        <w:t>Metaboverse</w:t>
      </w:r>
      <w:proofErr w:type="spellEnd"/>
      <w:r>
        <w:rPr>
          <w:w w:val="105"/>
        </w:rPr>
        <w:t xml:space="preserve"> has to act as a valuable hypothesis-generation tool, particularly with multi-omics and </w:t>
      </w:r>
      <w:del w:id="29" w:author="James Cox" w:date="2020-06-10T12:20:00Z">
        <w:r w:rsidDel="00237BB1">
          <w:rPr>
            <w:w w:val="105"/>
          </w:rPr>
          <w:delText>timecourse</w:delText>
        </w:r>
      </w:del>
      <w:ins w:id="30" w:author="James Cox" w:date="2020-06-10T12:20:00Z">
        <w:r w:rsidR="00237BB1">
          <w:rPr>
            <w:w w:val="105"/>
          </w:rPr>
          <w:t>time course</w:t>
        </w:r>
      </w:ins>
      <w:r>
        <w:rPr>
          <w:w w:val="105"/>
        </w:rPr>
        <w:t xml:space="preserve"> datasets, as well as a convenient platform for visualization and analysis of a user’s dataset in the context of the metabolic or other reaction networks.</w:t>
      </w:r>
    </w:p>
    <w:p w14:paraId="60A68098" w14:textId="77777777" w:rsidR="00617E67" w:rsidRDefault="00617E67">
      <w:pPr>
        <w:pStyle w:val="BodyText"/>
        <w:spacing w:before="8"/>
        <w:rPr>
          <w:sz w:val="26"/>
        </w:rPr>
      </w:pPr>
    </w:p>
    <w:p w14:paraId="6EA03270" w14:textId="77777777" w:rsidR="00617E67" w:rsidRDefault="00E8776B">
      <w:pPr>
        <w:pStyle w:val="Heading3"/>
        <w:numPr>
          <w:ilvl w:val="0"/>
          <w:numId w:val="6"/>
        </w:numPr>
        <w:tabs>
          <w:tab w:val="left" w:pos="365"/>
        </w:tabs>
      </w:pPr>
      <w:bookmarkStart w:id="31" w:name="2._Metabolic_signatures_in_human_lung_ad"/>
      <w:bookmarkEnd w:id="31"/>
      <w:r>
        <w:rPr>
          <w:w w:val="105"/>
        </w:rPr>
        <w:t>Metabolic</w:t>
      </w:r>
      <w:r>
        <w:rPr>
          <w:spacing w:val="-9"/>
          <w:w w:val="105"/>
        </w:rPr>
        <w:t xml:space="preserve"> </w:t>
      </w:r>
      <w:r>
        <w:rPr>
          <w:w w:val="105"/>
        </w:rPr>
        <w:t>signatures</w:t>
      </w:r>
      <w:r>
        <w:rPr>
          <w:spacing w:val="-8"/>
          <w:w w:val="105"/>
        </w:rPr>
        <w:t xml:space="preserve"> </w:t>
      </w:r>
      <w:r>
        <w:rPr>
          <w:w w:val="105"/>
        </w:rPr>
        <w:t>in</w:t>
      </w:r>
      <w:r>
        <w:rPr>
          <w:spacing w:val="-8"/>
          <w:w w:val="105"/>
        </w:rPr>
        <w:t xml:space="preserve"> </w:t>
      </w:r>
      <w:r>
        <w:rPr>
          <w:w w:val="105"/>
        </w:rPr>
        <w:t>human</w:t>
      </w:r>
      <w:r>
        <w:rPr>
          <w:spacing w:val="-8"/>
          <w:w w:val="105"/>
        </w:rPr>
        <w:t xml:space="preserve"> </w:t>
      </w:r>
      <w:r>
        <w:rPr>
          <w:w w:val="105"/>
        </w:rPr>
        <w:t>lung</w:t>
      </w:r>
      <w:r>
        <w:rPr>
          <w:spacing w:val="-9"/>
          <w:w w:val="105"/>
        </w:rPr>
        <w:t xml:space="preserve"> </w:t>
      </w:r>
      <w:r>
        <w:rPr>
          <w:w w:val="105"/>
        </w:rPr>
        <w:t>adenocarcinomas</w:t>
      </w:r>
      <w:r>
        <w:rPr>
          <w:spacing w:val="-8"/>
          <w:w w:val="105"/>
        </w:rPr>
        <w:t xml:space="preserve"> </w:t>
      </w:r>
      <w:r>
        <w:rPr>
          <w:w w:val="105"/>
        </w:rPr>
        <w:t>compared</w:t>
      </w:r>
      <w:r>
        <w:rPr>
          <w:spacing w:val="-8"/>
          <w:w w:val="105"/>
        </w:rPr>
        <w:t xml:space="preserve"> </w:t>
      </w:r>
      <w:r>
        <w:rPr>
          <w:w w:val="105"/>
        </w:rPr>
        <w:t>to</w:t>
      </w:r>
      <w:r>
        <w:rPr>
          <w:spacing w:val="-8"/>
          <w:w w:val="105"/>
        </w:rPr>
        <w:t xml:space="preserve"> </w:t>
      </w:r>
      <w:r>
        <w:rPr>
          <w:w w:val="105"/>
        </w:rPr>
        <w:t>normal</w:t>
      </w:r>
      <w:r>
        <w:rPr>
          <w:spacing w:val="-8"/>
          <w:w w:val="105"/>
        </w:rPr>
        <w:t xml:space="preserve"> </w:t>
      </w:r>
      <w:r>
        <w:rPr>
          <w:w w:val="105"/>
        </w:rPr>
        <w:t>lung</w:t>
      </w:r>
      <w:r>
        <w:rPr>
          <w:spacing w:val="-9"/>
          <w:w w:val="105"/>
        </w:rPr>
        <w:t xml:space="preserve"> </w:t>
      </w:r>
      <w:r>
        <w:rPr>
          <w:w w:val="105"/>
        </w:rPr>
        <w:t>tissue.</w:t>
      </w:r>
    </w:p>
    <w:p w14:paraId="12BBF01F" w14:textId="77777777" w:rsidR="00617E67" w:rsidRDefault="00617E67">
      <w:pPr>
        <w:pStyle w:val="BodyText"/>
        <w:spacing w:before="11"/>
        <w:rPr>
          <w:b/>
          <w:sz w:val="29"/>
        </w:rPr>
      </w:pPr>
    </w:p>
    <w:p w14:paraId="4EF78B6F" w14:textId="77777777" w:rsidR="00617E67" w:rsidRDefault="00E8776B">
      <w:pPr>
        <w:pStyle w:val="BodyText"/>
        <w:spacing w:line="280" w:lineRule="auto"/>
        <w:ind w:left="120" w:right="228"/>
      </w:pPr>
      <w:r>
        <w:rPr>
          <w:w w:val="105"/>
        </w:rPr>
        <w:t xml:space="preserve">We next turned to published human lung adenocarcinoma steady-state metabolomics data [ </w:t>
      </w:r>
      <w:hyperlink w:anchor="_bookmark46" w:history="1">
        <w:r>
          <w:rPr>
            <w:color w:val="2195F2"/>
            <w:w w:val="105"/>
            <w:u w:val="single" w:color="2195F2"/>
          </w:rPr>
          <w:t>39</w:t>
        </w:r>
      </w:hyperlink>
      <w:r>
        <w:rPr>
          <w:w w:val="105"/>
        </w:rPr>
        <w:t xml:space="preserve">] to assess the utility of </w:t>
      </w:r>
      <w:proofErr w:type="spellStart"/>
      <w:r>
        <w:rPr>
          <w:w w:val="105"/>
        </w:rPr>
        <w:t>Metaboverse</w:t>
      </w:r>
      <w:proofErr w:type="spellEnd"/>
      <w:r>
        <w:rPr>
          <w:w w:val="105"/>
        </w:rPr>
        <w:t xml:space="preserve"> when analyzing this data. Lung cancer remains a leading cause of death worldwide, and a more complete understanding of the metabolism of these tumors is essential in understanding how to better treat the condition.</w:t>
      </w:r>
    </w:p>
    <w:p w14:paraId="09AD07AE" w14:textId="77777777" w:rsidR="00617E67" w:rsidRDefault="00617E67">
      <w:pPr>
        <w:pStyle w:val="BodyText"/>
        <w:spacing w:before="8"/>
        <w:rPr>
          <w:sz w:val="23"/>
        </w:rPr>
      </w:pPr>
    </w:p>
    <w:p w14:paraId="4E0C5655" w14:textId="77777777" w:rsidR="00617E67" w:rsidRDefault="00E8776B">
      <w:pPr>
        <w:pStyle w:val="BodyText"/>
        <w:spacing w:line="298" w:lineRule="exact"/>
        <w:ind w:left="120" w:right="117"/>
      </w:pPr>
      <w:r>
        <w:rPr>
          <w:w w:val="105"/>
        </w:rPr>
        <w:t xml:space="preserve">Consistent with the original study </w:t>
      </w:r>
      <w:r>
        <w:rPr>
          <w:spacing w:val="6"/>
          <w:w w:val="105"/>
        </w:rPr>
        <w:t>[</w:t>
      </w:r>
      <w:hyperlink w:anchor="_bookmark46" w:history="1">
        <w:r>
          <w:rPr>
            <w:color w:val="2195F2"/>
            <w:spacing w:val="6"/>
            <w:w w:val="105"/>
            <w:u w:val="single" w:color="2195F2"/>
          </w:rPr>
          <w:t>39</w:t>
        </w:r>
      </w:hyperlink>
      <w:r>
        <w:rPr>
          <w:spacing w:val="6"/>
          <w:w w:val="105"/>
        </w:rPr>
        <w:t xml:space="preserve">], </w:t>
      </w:r>
      <w:r>
        <w:rPr>
          <w:w w:val="105"/>
        </w:rPr>
        <w:t xml:space="preserve">and in our recent re-study of the data </w:t>
      </w:r>
      <w:r>
        <w:rPr>
          <w:spacing w:val="6"/>
          <w:w w:val="105"/>
        </w:rPr>
        <w:t>[</w:t>
      </w:r>
      <w:hyperlink w:anchor="_bookmark26" w:history="1">
        <w:r>
          <w:rPr>
            <w:color w:val="2195F2"/>
            <w:spacing w:val="6"/>
            <w:w w:val="105"/>
            <w:u w:val="single" w:color="2195F2"/>
          </w:rPr>
          <w:t>19</w:t>
        </w:r>
      </w:hyperlink>
      <w:r>
        <w:rPr>
          <w:spacing w:val="6"/>
          <w:w w:val="105"/>
        </w:rPr>
        <w:t xml:space="preserve">], </w:t>
      </w:r>
      <w:r>
        <w:rPr>
          <w:w w:val="105"/>
        </w:rPr>
        <w:t xml:space="preserve">nucleotide metabolism was broadly up-regulated in adenocarcinoma samples in the motif analysis and perturbation connectivity analysis (Figure </w:t>
      </w:r>
      <w:hyperlink w:anchor="_bookmark4" w:history="1">
        <w:r>
          <w:rPr>
            <w:color w:val="2195F2"/>
            <w:w w:val="105"/>
            <w:u w:val="single" w:color="2195F2"/>
          </w:rPr>
          <w:t>5</w:t>
        </w:r>
        <w:r>
          <w:rPr>
            <w:color w:val="2195F2"/>
            <w:w w:val="105"/>
          </w:rPr>
          <w:t xml:space="preserve">  </w:t>
        </w:r>
      </w:hyperlink>
      <w:r>
        <w:rPr>
          <w:w w:val="105"/>
        </w:rPr>
        <w:t xml:space="preserve">A). We also notice similar perturbations in xanthine (Figure </w:t>
      </w:r>
      <w:hyperlink w:anchor="_bookmark4" w:history="1">
        <w:r>
          <w:rPr>
            <w:color w:val="2195F2"/>
            <w:w w:val="105"/>
            <w:u w:val="single" w:color="2195F2"/>
          </w:rPr>
          <w:t>5</w:t>
        </w:r>
        <w:r>
          <w:rPr>
            <w:color w:val="2195F2"/>
            <w:w w:val="105"/>
          </w:rPr>
          <w:t xml:space="preserve"> </w:t>
        </w:r>
      </w:hyperlink>
      <w:r>
        <w:rPr>
          <w:w w:val="105"/>
        </w:rPr>
        <w:t>B), glutamine, and others, which are highlighted to the user quickly in the motif and perturbation</w:t>
      </w:r>
      <w:r>
        <w:rPr>
          <w:spacing w:val="-9"/>
          <w:w w:val="105"/>
        </w:rPr>
        <w:t xml:space="preserve"> </w:t>
      </w:r>
      <w:r>
        <w:rPr>
          <w:w w:val="105"/>
        </w:rPr>
        <w:t>connectivity</w:t>
      </w:r>
      <w:r>
        <w:rPr>
          <w:spacing w:val="-9"/>
          <w:w w:val="105"/>
        </w:rPr>
        <w:t xml:space="preserve"> </w:t>
      </w:r>
      <w:r>
        <w:rPr>
          <w:w w:val="105"/>
        </w:rPr>
        <w:t>analyses.</w:t>
      </w:r>
      <w:r>
        <w:rPr>
          <w:spacing w:val="-9"/>
          <w:w w:val="105"/>
        </w:rPr>
        <w:t xml:space="preserve"> </w:t>
      </w:r>
      <w:r>
        <w:rPr>
          <w:w w:val="105"/>
        </w:rPr>
        <w:t>However,</w:t>
      </w:r>
      <w:r>
        <w:rPr>
          <w:spacing w:val="-9"/>
          <w:w w:val="105"/>
        </w:rPr>
        <w:t xml:space="preserve"> </w:t>
      </w:r>
      <w:r>
        <w:rPr>
          <w:w w:val="105"/>
        </w:rPr>
        <w:t>as</w:t>
      </w:r>
      <w:r>
        <w:rPr>
          <w:spacing w:val="-9"/>
          <w:w w:val="105"/>
        </w:rPr>
        <w:t xml:space="preserve"> </w:t>
      </w:r>
      <w:r>
        <w:rPr>
          <w:w w:val="105"/>
        </w:rPr>
        <w:t>we</w:t>
      </w:r>
      <w:r>
        <w:rPr>
          <w:spacing w:val="-8"/>
          <w:w w:val="105"/>
        </w:rPr>
        <w:t xml:space="preserve"> </w:t>
      </w:r>
      <w:r>
        <w:rPr>
          <w:w w:val="105"/>
        </w:rPr>
        <w:t>previously</w:t>
      </w:r>
      <w:r>
        <w:rPr>
          <w:spacing w:val="-9"/>
          <w:w w:val="105"/>
        </w:rPr>
        <w:t xml:space="preserve"> </w:t>
      </w:r>
      <w:r>
        <w:rPr>
          <w:w w:val="105"/>
        </w:rPr>
        <w:t>emphasized</w:t>
      </w:r>
      <w:r>
        <w:rPr>
          <w:spacing w:val="-9"/>
          <w:w w:val="105"/>
        </w:rPr>
        <w:t xml:space="preserve"> </w:t>
      </w:r>
      <w:r>
        <w:rPr>
          <w:w w:val="105"/>
        </w:rPr>
        <w:t>[</w:t>
      </w:r>
      <w:r>
        <w:rPr>
          <w:spacing w:val="-37"/>
          <w:w w:val="105"/>
        </w:rPr>
        <w:t xml:space="preserve"> </w:t>
      </w:r>
      <w:hyperlink w:anchor="_bookmark26" w:history="1">
        <w:r>
          <w:rPr>
            <w:color w:val="2195F2"/>
            <w:spacing w:val="3"/>
            <w:w w:val="105"/>
            <w:u w:val="single" w:color="2195F2"/>
          </w:rPr>
          <w:t>19</w:t>
        </w:r>
      </w:hyperlink>
      <w:r>
        <w:rPr>
          <w:spacing w:val="3"/>
          <w:w w:val="105"/>
        </w:rPr>
        <w:t>],</w:t>
      </w:r>
      <w:r>
        <w:rPr>
          <w:spacing w:val="-8"/>
          <w:w w:val="105"/>
        </w:rPr>
        <w:t xml:space="preserve"> </w:t>
      </w:r>
      <w:r>
        <w:rPr>
          <w:w w:val="105"/>
        </w:rPr>
        <w:t>by</w:t>
      </w:r>
      <w:r>
        <w:rPr>
          <w:spacing w:val="-9"/>
          <w:w w:val="105"/>
        </w:rPr>
        <w:t xml:space="preserve"> </w:t>
      </w:r>
      <w:r>
        <w:rPr>
          <w:w w:val="105"/>
        </w:rPr>
        <w:t>approaching</w:t>
      </w:r>
      <w:r>
        <w:rPr>
          <w:spacing w:val="-9"/>
          <w:w w:val="105"/>
        </w:rPr>
        <w:t xml:space="preserve"> </w:t>
      </w:r>
      <w:r>
        <w:rPr>
          <w:w w:val="105"/>
        </w:rPr>
        <w:t xml:space="preserve">these perturbations in a reaction-centric approach, we can identify regulatory behavior that further contextualizes the data. For example, we previously highlighted through a more manual approach the up-regulation of </w:t>
      </w:r>
      <w:proofErr w:type="spellStart"/>
      <w:r>
        <w:rPr>
          <w:w w:val="105"/>
        </w:rPr>
        <w:t>glyceric</w:t>
      </w:r>
      <w:proofErr w:type="spellEnd"/>
      <w:r>
        <w:rPr>
          <w:w w:val="105"/>
        </w:rPr>
        <w:t xml:space="preserve"> acid coupled with the proximal down-regulation of 3-Phosphoglyceric acid which could indicate the activity of </w:t>
      </w:r>
      <w:proofErr w:type="spellStart"/>
      <w:r>
        <w:rPr>
          <w:w w:val="105"/>
        </w:rPr>
        <w:t>glycerate</w:t>
      </w:r>
      <w:proofErr w:type="spellEnd"/>
      <w:r>
        <w:rPr>
          <w:w w:val="105"/>
        </w:rPr>
        <w:t xml:space="preserve"> kinase. This connection was missed in the original study, but was highlighted by the motif analysis available within </w:t>
      </w:r>
      <w:proofErr w:type="spellStart"/>
      <w:r>
        <w:rPr>
          <w:w w:val="105"/>
        </w:rPr>
        <w:t>Metaboverse</w:t>
      </w:r>
      <w:proofErr w:type="spellEnd"/>
      <w:r>
        <w:rPr>
          <w:w w:val="105"/>
        </w:rPr>
        <w:t xml:space="preserve">. Activity of this sub-pathway is consequential as it has connections to serine metabolism which may be fostering an ideal environment for tumorigenesis (Figure </w:t>
      </w:r>
      <w:hyperlink w:anchor="_bookmark4" w:history="1">
        <w:r>
          <w:rPr>
            <w:color w:val="2195F2"/>
            <w:w w:val="105"/>
            <w:u w:val="single" w:color="2195F2"/>
          </w:rPr>
          <w:t>5</w:t>
        </w:r>
        <w:r>
          <w:rPr>
            <w:color w:val="2195F2"/>
            <w:w w:val="105"/>
          </w:rPr>
          <w:t xml:space="preserve"> </w:t>
        </w:r>
      </w:hyperlink>
      <w:r>
        <w:rPr>
          <w:w w:val="105"/>
        </w:rPr>
        <w:t xml:space="preserve">C). Interestingly, within the measured and significant metabolites involved in the TCA cycle, we see a moderate up-regulation of malate </w:t>
      </w:r>
      <w:r>
        <w:rPr>
          <w:spacing w:val="2"/>
          <w:w w:val="105"/>
        </w:rPr>
        <w:t>(log</w:t>
      </w:r>
      <w:r>
        <w:rPr>
          <w:spacing w:val="2"/>
          <w:w w:val="105"/>
          <w:position w:val="-10"/>
        </w:rPr>
        <w:t xml:space="preserve">2 </w:t>
      </w:r>
      <w:r>
        <w:rPr>
          <w:w w:val="105"/>
        </w:rPr>
        <w:t>Fold Change: 0.39,</w:t>
      </w:r>
      <w:r>
        <w:rPr>
          <w:spacing w:val="-13"/>
          <w:w w:val="105"/>
        </w:rPr>
        <w:t xml:space="preserve"> </w:t>
      </w:r>
      <w:r>
        <w:rPr>
          <w:w w:val="105"/>
        </w:rPr>
        <w:t>adjusted-p:</w:t>
      </w:r>
      <w:r>
        <w:rPr>
          <w:spacing w:val="-13"/>
          <w:w w:val="105"/>
        </w:rPr>
        <w:t xml:space="preserve"> </w:t>
      </w:r>
      <w:r>
        <w:rPr>
          <w:w w:val="105"/>
        </w:rPr>
        <w:t>0.02)</w:t>
      </w:r>
      <w:r>
        <w:rPr>
          <w:spacing w:val="-12"/>
          <w:w w:val="105"/>
        </w:rPr>
        <w:t xml:space="preserve"> </w:t>
      </w:r>
      <w:r>
        <w:rPr>
          <w:w w:val="105"/>
        </w:rPr>
        <w:t>and</w:t>
      </w:r>
      <w:r>
        <w:rPr>
          <w:spacing w:val="-13"/>
          <w:w w:val="105"/>
        </w:rPr>
        <w:t xml:space="preserve"> </w:t>
      </w:r>
      <w:r>
        <w:rPr>
          <w:w w:val="105"/>
        </w:rPr>
        <w:t>down-regulation</w:t>
      </w:r>
      <w:r>
        <w:rPr>
          <w:spacing w:val="-12"/>
          <w:w w:val="105"/>
        </w:rPr>
        <w:t xml:space="preserve"> </w:t>
      </w:r>
      <w:r>
        <w:rPr>
          <w:w w:val="105"/>
        </w:rPr>
        <w:t>of</w:t>
      </w:r>
      <w:r>
        <w:rPr>
          <w:spacing w:val="-13"/>
          <w:w w:val="105"/>
        </w:rPr>
        <w:t xml:space="preserve"> </w:t>
      </w:r>
      <w:r>
        <w:rPr>
          <w:w w:val="105"/>
        </w:rPr>
        <w:t>citrate</w:t>
      </w:r>
      <w:r>
        <w:rPr>
          <w:spacing w:val="-12"/>
          <w:w w:val="105"/>
        </w:rPr>
        <w:t xml:space="preserve"> </w:t>
      </w:r>
      <w:r>
        <w:rPr>
          <w:w w:val="105"/>
        </w:rPr>
        <w:t>(log</w:t>
      </w:r>
      <w:r>
        <w:rPr>
          <w:w w:val="105"/>
          <w:position w:val="-10"/>
        </w:rPr>
        <w:t>2</w:t>
      </w:r>
      <w:r>
        <w:rPr>
          <w:spacing w:val="-13"/>
          <w:w w:val="105"/>
          <w:position w:val="-10"/>
        </w:rPr>
        <w:t xml:space="preserve"> </w:t>
      </w:r>
      <w:r>
        <w:rPr>
          <w:w w:val="105"/>
        </w:rPr>
        <w:t>Fold</w:t>
      </w:r>
      <w:r>
        <w:rPr>
          <w:spacing w:val="-12"/>
          <w:w w:val="105"/>
        </w:rPr>
        <w:t xml:space="preserve"> </w:t>
      </w:r>
      <w:r>
        <w:rPr>
          <w:w w:val="105"/>
        </w:rPr>
        <w:t>Change:</w:t>
      </w:r>
      <w:r>
        <w:rPr>
          <w:spacing w:val="-13"/>
          <w:w w:val="105"/>
        </w:rPr>
        <w:t xml:space="preserve"> </w:t>
      </w:r>
      <w:r>
        <w:rPr>
          <w:w w:val="105"/>
        </w:rPr>
        <w:t>-0.64,</w:t>
      </w:r>
      <w:r>
        <w:rPr>
          <w:spacing w:val="-12"/>
          <w:w w:val="105"/>
        </w:rPr>
        <w:t xml:space="preserve"> </w:t>
      </w:r>
      <w:r>
        <w:rPr>
          <w:w w:val="105"/>
        </w:rPr>
        <w:t>adjusted-p:</w:t>
      </w:r>
      <w:r>
        <w:rPr>
          <w:spacing w:val="-13"/>
          <w:w w:val="105"/>
        </w:rPr>
        <w:t xml:space="preserve"> </w:t>
      </w:r>
      <w:r>
        <w:rPr>
          <w:w w:val="105"/>
        </w:rPr>
        <w:t>0.01).</w:t>
      </w:r>
      <w:r>
        <w:rPr>
          <w:spacing w:val="-13"/>
          <w:w w:val="105"/>
        </w:rPr>
        <w:t xml:space="preserve"> </w:t>
      </w:r>
      <w:r>
        <w:rPr>
          <w:w w:val="105"/>
        </w:rPr>
        <w:t>This is consistent with the hypothesis that the TCA cycle is being starved of carbon via pyruvate, which is probably being shunted to lactate production, thus the lower citrate levels, while part of the TCA cycle can be fed through glutamate (log</w:t>
      </w:r>
      <w:r>
        <w:rPr>
          <w:w w:val="105"/>
          <w:position w:val="-10"/>
        </w:rPr>
        <w:t xml:space="preserve">2 </w:t>
      </w:r>
      <w:r>
        <w:rPr>
          <w:w w:val="105"/>
        </w:rPr>
        <w:t xml:space="preserve">Fold Change: 0.47, adjusted-p: &lt; 0.01), thus the increased malate levels (Figure </w:t>
      </w:r>
      <w:hyperlink w:anchor="_bookmark4" w:history="1">
        <w:r>
          <w:rPr>
            <w:color w:val="2195F2"/>
            <w:w w:val="105"/>
            <w:u w:val="single" w:color="2195F2"/>
          </w:rPr>
          <w:t>5</w:t>
        </w:r>
        <w:r>
          <w:rPr>
            <w:color w:val="2195F2"/>
            <w:w w:val="105"/>
          </w:rPr>
          <w:t xml:space="preserve"> </w:t>
        </w:r>
      </w:hyperlink>
      <w:r>
        <w:rPr>
          <w:w w:val="105"/>
        </w:rPr>
        <w:t>D)</w:t>
      </w:r>
      <w:r>
        <w:rPr>
          <w:spacing w:val="1"/>
          <w:w w:val="105"/>
        </w:rPr>
        <w:t xml:space="preserve"> </w:t>
      </w:r>
      <w:r>
        <w:rPr>
          <w:spacing w:val="5"/>
          <w:w w:val="105"/>
        </w:rPr>
        <w:t>[</w:t>
      </w:r>
      <w:hyperlink w:anchor="_bookmark47" w:history="1">
        <w:r>
          <w:rPr>
            <w:color w:val="2195F2"/>
            <w:spacing w:val="5"/>
            <w:w w:val="105"/>
            <w:u w:val="single" w:color="2195F2"/>
          </w:rPr>
          <w:t>40</w:t>
        </w:r>
      </w:hyperlink>
      <w:r>
        <w:rPr>
          <w:spacing w:val="5"/>
          <w:w w:val="105"/>
        </w:rPr>
        <w:t>].</w:t>
      </w:r>
    </w:p>
    <w:p w14:paraId="4A58D697" w14:textId="77777777" w:rsidR="00617E67" w:rsidRDefault="00617E67">
      <w:pPr>
        <w:pStyle w:val="BodyText"/>
        <w:spacing w:before="5"/>
        <w:rPr>
          <w:sz w:val="27"/>
        </w:rPr>
      </w:pPr>
    </w:p>
    <w:p w14:paraId="4D2D4548" w14:textId="77777777" w:rsidR="00617E67" w:rsidRDefault="00E8776B">
      <w:pPr>
        <w:pStyle w:val="BodyText"/>
        <w:spacing w:line="280" w:lineRule="auto"/>
        <w:ind w:left="119" w:right="228"/>
      </w:pPr>
      <w:proofErr w:type="spellStart"/>
      <w:r>
        <w:rPr>
          <w:w w:val="105"/>
        </w:rPr>
        <w:t>Metaboverse</w:t>
      </w:r>
      <w:proofErr w:type="spellEnd"/>
      <w:r>
        <w:rPr>
          <w:w w:val="105"/>
        </w:rPr>
        <w:t xml:space="preserve"> simplifies the analysis process and allows users more flexibility via its interactive platform to identify canonical and interesting regulatory patterns within their data with ease. While we previously identified the regulatory pattern identified in Figure </w:t>
      </w:r>
      <w:hyperlink w:anchor="_bookmark4" w:history="1">
        <w:r>
          <w:rPr>
            <w:color w:val="2195F2"/>
            <w:w w:val="105"/>
            <w:u w:val="single" w:color="2195F2"/>
          </w:rPr>
          <w:t>5</w:t>
        </w:r>
        <w:r>
          <w:rPr>
            <w:color w:val="2195F2"/>
            <w:w w:val="105"/>
          </w:rPr>
          <w:t xml:space="preserve"> </w:t>
        </w:r>
      </w:hyperlink>
      <w:r>
        <w:rPr>
          <w:w w:val="105"/>
        </w:rPr>
        <w:t xml:space="preserve">C, </w:t>
      </w:r>
      <w:proofErr w:type="spellStart"/>
      <w:r>
        <w:rPr>
          <w:w w:val="105"/>
        </w:rPr>
        <w:t>Metaboverse</w:t>
      </w:r>
      <w:proofErr w:type="spellEnd"/>
      <w:r>
        <w:rPr>
          <w:w w:val="105"/>
        </w:rPr>
        <w:t xml:space="preserve"> offers an automated platform</w:t>
      </w:r>
      <w:r>
        <w:rPr>
          <w:spacing w:val="-4"/>
          <w:w w:val="105"/>
        </w:rPr>
        <w:t xml:space="preserve"> </w:t>
      </w:r>
      <w:r>
        <w:rPr>
          <w:w w:val="105"/>
        </w:rPr>
        <w:t>for</w:t>
      </w:r>
      <w:r>
        <w:rPr>
          <w:spacing w:val="-3"/>
          <w:w w:val="105"/>
        </w:rPr>
        <w:t xml:space="preserve"> </w:t>
      </w:r>
      <w:r>
        <w:rPr>
          <w:w w:val="105"/>
        </w:rPr>
        <w:t>the</w:t>
      </w:r>
      <w:r>
        <w:rPr>
          <w:spacing w:val="-3"/>
          <w:w w:val="105"/>
        </w:rPr>
        <w:t xml:space="preserve"> </w:t>
      </w:r>
      <w:r>
        <w:rPr>
          <w:w w:val="105"/>
        </w:rPr>
        <w:t>discovery</w:t>
      </w:r>
      <w:r>
        <w:rPr>
          <w:spacing w:val="-3"/>
          <w:w w:val="105"/>
        </w:rPr>
        <w:t xml:space="preserve"> </w:t>
      </w:r>
      <w:r>
        <w:rPr>
          <w:w w:val="105"/>
        </w:rPr>
        <w:t>of</w:t>
      </w:r>
      <w:r>
        <w:rPr>
          <w:spacing w:val="-3"/>
          <w:w w:val="105"/>
        </w:rPr>
        <w:t xml:space="preserve"> </w:t>
      </w:r>
      <w:r>
        <w:rPr>
          <w:w w:val="105"/>
        </w:rPr>
        <w:t>such</w:t>
      </w:r>
      <w:r>
        <w:rPr>
          <w:spacing w:val="-3"/>
          <w:w w:val="105"/>
        </w:rPr>
        <w:t xml:space="preserve"> </w:t>
      </w:r>
      <w:r>
        <w:rPr>
          <w:w w:val="105"/>
        </w:rPr>
        <w:t>events,</w:t>
      </w:r>
      <w:r>
        <w:rPr>
          <w:spacing w:val="-3"/>
          <w:w w:val="105"/>
        </w:rPr>
        <w:t xml:space="preserve"> </w:t>
      </w:r>
      <w:r>
        <w:rPr>
          <w:w w:val="105"/>
        </w:rPr>
        <w:t>which</w:t>
      </w:r>
      <w:r>
        <w:rPr>
          <w:spacing w:val="-3"/>
          <w:w w:val="105"/>
        </w:rPr>
        <w:t xml:space="preserve"> </w:t>
      </w:r>
      <w:r>
        <w:rPr>
          <w:w w:val="105"/>
        </w:rPr>
        <w:t>were</w:t>
      </w:r>
      <w:r>
        <w:rPr>
          <w:spacing w:val="-3"/>
          <w:w w:val="105"/>
        </w:rPr>
        <w:t xml:space="preserve"> </w:t>
      </w:r>
      <w:r>
        <w:rPr>
          <w:w w:val="105"/>
        </w:rPr>
        <w:t>missed</w:t>
      </w:r>
      <w:r>
        <w:rPr>
          <w:spacing w:val="-4"/>
          <w:w w:val="105"/>
        </w:rPr>
        <w:t xml:space="preserve"> </w:t>
      </w:r>
      <w:r>
        <w:rPr>
          <w:w w:val="105"/>
        </w:rPr>
        <w:t>in</w:t>
      </w:r>
      <w:r>
        <w:rPr>
          <w:spacing w:val="-3"/>
          <w:w w:val="105"/>
        </w:rPr>
        <w:t xml:space="preserve"> </w:t>
      </w:r>
      <w:r>
        <w:rPr>
          <w:w w:val="105"/>
        </w:rPr>
        <w:t>the</w:t>
      </w:r>
      <w:r>
        <w:rPr>
          <w:spacing w:val="-3"/>
          <w:w w:val="105"/>
        </w:rPr>
        <w:t xml:space="preserve"> </w:t>
      </w:r>
      <w:r>
        <w:rPr>
          <w:w w:val="105"/>
        </w:rPr>
        <w:t>original</w:t>
      </w:r>
      <w:r>
        <w:rPr>
          <w:spacing w:val="-3"/>
          <w:w w:val="105"/>
        </w:rPr>
        <w:t xml:space="preserve"> </w:t>
      </w:r>
      <w:r>
        <w:rPr>
          <w:w w:val="105"/>
        </w:rPr>
        <w:t>study.</w:t>
      </w:r>
      <w:r>
        <w:rPr>
          <w:spacing w:val="-3"/>
          <w:w w:val="105"/>
        </w:rPr>
        <w:t xml:space="preserve"> </w:t>
      </w:r>
      <w:r>
        <w:rPr>
          <w:w w:val="105"/>
        </w:rPr>
        <w:t>We</w:t>
      </w:r>
      <w:r>
        <w:rPr>
          <w:spacing w:val="-3"/>
          <w:w w:val="105"/>
        </w:rPr>
        <w:t xml:space="preserve"> </w:t>
      </w:r>
      <w:r>
        <w:rPr>
          <w:w w:val="105"/>
        </w:rPr>
        <w:t>hope</w:t>
      </w:r>
      <w:r>
        <w:rPr>
          <w:spacing w:val="-3"/>
          <w:w w:val="105"/>
        </w:rPr>
        <w:t xml:space="preserve"> </w:t>
      </w:r>
      <w:r>
        <w:rPr>
          <w:w w:val="105"/>
        </w:rPr>
        <w:t>that</w:t>
      </w:r>
      <w:r>
        <w:rPr>
          <w:spacing w:val="-3"/>
          <w:w w:val="105"/>
        </w:rPr>
        <w:t xml:space="preserve"> </w:t>
      </w:r>
      <w:r>
        <w:rPr>
          <w:w w:val="105"/>
        </w:rPr>
        <w:t>by</w:t>
      </w:r>
    </w:p>
    <w:p w14:paraId="5CC7C09C" w14:textId="77777777" w:rsidR="00617E67" w:rsidRDefault="00617E67">
      <w:pPr>
        <w:spacing w:line="280" w:lineRule="auto"/>
        <w:sectPr w:rsidR="00617E67">
          <w:pgSz w:w="11900" w:h="16820"/>
          <w:pgMar w:top="640" w:right="600" w:bottom="280" w:left="600" w:header="720" w:footer="720" w:gutter="0"/>
          <w:cols w:space="720"/>
        </w:sectPr>
      </w:pPr>
    </w:p>
    <w:p w14:paraId="7634F843" w14:textId="77777777" w:rsidR="00617E67" w:rsidRDefault="00E8776B">
      <w:pPr>
        <w:pStyle w:val="BodyText"/>
        <w:spacing w:before="107" w:line="280" w:lineRule="auto"/>
        <w:ind w:left="120" w:right="210"/>
      </w:pPr>
      <w:r>
        <w:rPr>
          <w:noProof/>
        </w:rPr>
        <w:lastRenderedPageBreak/>
        <w:drawing>
          <wp:anchor distT="0" distB="0" distL="0" distR="0" simplePos="0" relativeHeight="250398720" behindDoc="1" locked="0" layoutInCell="1" allowOverlap="1" wp14:anchorId="43B0E4B4" wp14:editId="7442B58A">
            <wp:simplePos x="0" y="0"/>
            <wp:positionH relativeFrom="page">
              <wp:posOffset>0</wp:posOffset>
            </wp:positionH>
            <wp:positionV relativeFrom="page">
              <wp:posOffset>0</wp:posOffset>
            </wp:positionV>
            <wp:extent cx="7556500" cy="10680700"/>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using </w:t>
      </w:r>
      <w:proofErr w:type="spellStart"/>
      <w:r>
        <w:rPr>
          <w:w w:val="105"/>
        </w:rPr>
        <w:t>Metaboverse</w:t>
      </w:r>
      <w:proofErr w:type="spellEnd"/>
      <w:r>
        <w:rPr>
          <w:w w:val="105"/>
        </w:rPr>
        <w:t>, users will be able to extract new and exciting hypotheses that can drive their field forward.</w:t>
      </w:r>
    </w:p>
    <w:p w14:paraId="69250924" w14:textId="77777777" w:rsidR="00617E67" w:rsidRDefault="00E8776B">
      <w:pPr>
        <w:pStyle w:val="BodyText"/>
        <w:spacing w:before="6"/>
        <w:rPr>
          <w:sz w:val="20"/>
        </w:rPr>
      </w:pPr>
      <w:r>
        <w:rPr>
          <w:noProof/>
        </w:rPr>
        <w:drawing>
          <wp:anchor distT="0" distB="0" distL="0" distR="0" simplePos="0" relativeHeight="27" behindDoc="0" locked="0" layoutInCell="1" allowOverlap="1" wp14:anchorId="3E3B5B68" wp14:editId="062E6A65">
            <wp:simplePos x="0" y="0"/>
            <wp:positionH relativeFrom="page">
              <wp:posOffset>457200</wp:posOffset>
            </wp:positionH>
            <wp:positionV relativeFrom="paragraph">
              <wp:posOffset>174746</wp:posOffset>
            </wp:positionV>
            <wp:extent cx="6634830" cy="8527542"/>
            <wp:effectExtent l="0" t="0" r="0" b="0"/>
            <wp:wrapTopAndBottom/>
            <wp:docPr id="5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jpeg"/>
                    <pic:cNvPicPr/>
                  </pic:nvPicPr>
                  <pic:blipFill>
                    <a:blip r:embed="rId15" cstate="print"/>
                    <a:stretch>
                      <a:fillRect/>
                    </a:stretch>
                  </pic:blipFill>
                  <pic:spPr>
                    <a:xfrm>
                      <a:off x="0" y="0"/>
                      <a:ext cx="6634830" cy="8527542"/>
                    </a:xfrm>
                    <a:prstGeom prst="rect">
                      <a:avLst/>
                    </a:prstGeom>
                  </pic:spPr>
                </pic:pic>
              </a:graphicData>
            </a:graphic>
          </wp:anchor>
        </w:drawing>
      </w:r>
    </w:p>
    <w:p w14:paraId="4CDC8C02" w14:textId="77777777" w:rsidR="00617E67" w:rsidRDefault="00E8776B">
      <w:pPr>
        <w:spacing w:before="172" w:line="292" w:lineRule="auto"/>
        <w:ind w:left="120" w:right="153"/>
        <w:rPr>
          <w:sz w:val="18"/>
        </w:rPr>
      </w:pPr>
      <w:bookmarkStart w:id="32" w:name="_bookmark4"/>
      <w:bookmarkEnd w:id="32"/>
      <w:r>
        <w:rPr>
          <w:b/>
          <w:w w:val="110"/>
          <w:sz w:val="18"/>
        </w:rPr>
        <w:t>Figure</w:t>
      </w:r>
      <w:r>
        <w:rPr>
          <w:b/>
          <w:spacing w:val="-16"/>
          <w:w w:val="110"/>
          <w:sz w:val="18"/>
        </w:rPr>
        <w:t xml:space="preserve"> </w:t>
      </w:r>
      <w:r>
        <w:rPr>
          <w:b/>
          <w:w w:val="110"/>
          <w:sz w:val="18"/>
        </w:rPr>
        <w:t>5:</w:t>
      </w:r>
      <w:r>
        <w:rPr>
          <w:b/>
          <w:spacing w:val="-16"/>
          <w:w w:val="110"/>
          <w:sz w:val="18"/>
        </w:rPr>
        <w:t xml:space="preserve"> </w:t>
      </w:r>
      <w:proofErr w:type="spellStart"/>
      <w:r>
        <w:rPr>
          <w:b/>
          <w:w w:val="110"/>
          <w:sz w:val="18"/>
        </w:rPr>
        <w:t>Metaboverse</w:t>
      </w:r>
      <w:proofErr w:type="spellEnd"/>
      <w:r>
        <w:rPr>
          <w:b/>
          <w:spacing w:val="-16"/>
          <w:w w:val="110"/>
          <w:sz w:val="18"/>
        </w:rPr>
        <w:t xml:space="preserve"> </w:t>
      </w:r>
      <w:r>
        <w:rPr>
          <w:b/>
          <w:w w:val="110"/>
          <w:sz w:val="18"/>
        </w:rPr>
        <w:t>identifies</w:t>
      </w:r>
      <w:r>
        <w:rPr>
          <w:b/>
          <w:spacing w:val="-16"/>
          <w:w w:val="110"/>
          <w:sz w:val="18"/>
        </w:rPr>
        <w:t xml:space="preserve"> </w:t>
      </w:r>
      <w:r>
        <w:rPr>
          <w:b/>
          <w:w w:val="110"/>
          <w:sz w:val="18"/>
        </w:rPr>
        <w:t>nucleotide</w:t>
      </w:r>
      <w:r>
        <w:rPr>
          <w:b/>
          <w:spacing w:val="-16"/>
          <w:w w:val="110"/>
          <w:sz w:val="18"/>
        </w:rPr>
        <w:t xml:space="preserve"> </w:t>
      </w:r>
      <w:r>
        <w:rPr>
          <w:b/>
          <w:w w:val="110"/>
          <w:sz w:val="18"/>
        </w:rPr>
        <w:t>metabolism</w:t>
      </w:r>
      <w:r>
        <w:rPr>
          <w:b/>
          <w:spacing w:val="-16"/>
          <w:w w:val="110"/>
          <w:sz w:val="18"/>
        </w:rPr>
        <w:t xml:space="preserve"> </w:t>
      </w:r>
      <w:r>
        <w:rPr>
          <w:b/>
          <w:w w:val="110"/>
          <w:sz w:val="18"/>
        </w:rPr>
        <w:t>signatures</w:t>
      </w:r>
      <w:r>
        <w:rPr>
          <w:b/>
          <w:spacing w:val="-16"/>
          <w:w w:val="110"/>
          <w:sz w:val="18"/>
        </w:rPr>
        <w:t xml:space="preserve"> </w:t>
      </w:r>
      <w:r>
        <w:rPr>
          <w:b/>
          <w:w w:val="110"/>
          <w:sz w:val="18"/>
        </w:rPr>
        <w:t>in</w:t>
      </w:r>
      <w:r>
        <w:rPr>
          <w:b/>
          <w:spacing w:val="-16"/>
          <w:w w:val="110"/>
          <w:sz w:val="18"/>
        </w:rPr>
        <w:t xml:space="preserve"> </w:t>
      </w:r>
      <w:r>
        <w:rPr>
          <w:b/>
          <w:w w:val="110"/>
          <w:sz w:val="18"/>
        </w:rPr>
        <w:t>lung</w:t>
      </w:r>
      <w:r>
        <w:rPr>
          <w:b/>
          <w:spacing w:val="-16"/>
          <w:w w:val="110"/>
          <w:sz w:val="18"/>
        </w:rPr>
        <w:t xml:space="preserve"> </w:t>
      </w:r>
      <w:proofErr w:type="spellStart"/>
      <w:r>
        <w:rPr>
          <w:b/>
          <w:w w:val="110"/>
          <w:sz w:val="18"/>
        </w:rPr>
        <w:t>adenomcarcinoma</w:t>
      </w:r>
      <w:proofErr w:type="spellEnd"/>
      <w:r>
        <w:rPr>
          <w:b/>
          <w:spacing w:val="-16"/>
          <w:w w:val="110"/>
          <w:sz w:val="18"/>
        </w:rPr>
        <w:t xml:space="preserve"> </w:t>
      </w:r>
      <w:r>
        <w:rPr>
          <w:b/>
          <w:w w:val="110"/>
          <w:sz w:val="18"/>
        </w:rPr>
        <w:t>metabolomics data.</w:t>
      </w:r>
      <w:r>
        <w:rPr>
          <w:b/>
          <w:spacing w:val="-5"/>
          <w:w w:val="110"/>
          <w:sz w:val="18"/>
        </w:rPr>
        <w:t xml:space="preserve"> </w:t>
      </w:r>
      <w:r>
        <w:rPr>
          <w:w w:val="110"/>
          <w:sz w:val="18"/>
        </w:rPr>
        <w:t>(A)</w:t>
      </w:r>
      <w:r>
        <w:rPr>
          <w:spacing w:val="-5"/>
          <w:w w:val="110"/>
          <w:sz w:val="18"/>
        </w:rPr>
        <w:t xml:space="preserve"> </w:t>
      </w:r>
      <w:r>
        <w:rPr>
          <w:w w:val="110"/>
          <w:sz w:val="18"/>
        </w:rPr>
        <w:t>Up-regulation</w:t>
      </w:r>
      <w:r>
        <w:rPr>
          <w:spacing w:val="-5"/>
          <w:w w:val="110"/>
          <w:sz w:val="18"/>
        </w:rPr>
        <w:t xml:space="preserve"> </w:t>
      </w:r>
      <w:r>
        <w:rPr>
          <w:w w:val="110"/>
          <w:sz w:val="18"/>
        </w:rPr>
        <w:t>of</w:t>
      </w:r>
      <w:r>
        <w:rPr>
          <w:spacing w:val="-4"/>
          <w:w w:val="110"/>
          <w:sz w:val="18"/>
        </w:rPr>
        <w:t xml:space="preserve"> </w:t>
      </w:r>
      <w:r>
        <w:rPr>
          <w:w w:val="110"/>
          <w:sz w:val="18"/>
        </w:rPr>
        <w:t>several</w:t>
      </w:r>
      <w:r>
        <w:rPr>
          <w:spacing w:val="-5"/>
          <w:w w:val="110"/>
          <w:sz w:val="18"/>
        </w:rPr>
        <w:t xml:space="preserve"> </w:t>
      </w:r>
      <w:r>
        <w:rPr>
          <w:w w:val="110"/>
          <w:sz w:val="18"/>
        </w:rPr>
        <w:t>nucleotide</w:t>
      </w:r>
      <w:r>
        <w:rPr>
          <w:spacing w:val="-5"/>
          <w:w w:val="110"/>
          <w:sz w:val="18"/>
        </w:rPr>
        <w:t xml:space="preserve"> </w:t>
      </w:r>
      <w:r>
        <w:rPr>
          <w:w w:val="110"/>
          <w:sz w:val="18"/>
        </w:rPr>
        <w:t>metabolites.</w:t>
      </w:r>
      <w:r>
        <w:rPr>
          <w:spacing w:val="-4"/>
          <w:w w:val="110"/>
          <w:sz w:val="18"/>
        </w:rPr>
        <w:t xml:space="preserve"> </w:t>
      </w:r>
      <w:r>
        <w:rPr>
          <w:w w:val="110"/>
          <w:sz w:val="18"/>
        </w:rPr>
        <w:t>(B)</w:t>
      </w:r>
      <w:r>
        <w:rPr>
          <w:spacing w:val="-5"/>
          <w:w w:val="110"/>
          <w:sz w:val="18"/>
        </w:rPr>
        <w:t xml:space="preserve"> </w:t>
      </w:r>
      <w:r>
        <w:rPr>
          <w:w w:val="110"/>
          <w:sz w:val="18"/>
        </w:rPr>
        <w:t>Identification</w:t>
      </w:r>
      <w:r>
        <w:rPr>
          <w:spacing w:val="-5"/>
          <w:w w:val="110"/>
          <w:sz w:val="18"/>
        </w:rPr>
        <w:t xml:space="preserve"> </w:t>
      </w:r>
      <w:r>
        <w:rPr>
          <w:w w:val="110"/>
          <w:sz w:val="18"/>
        </w:rPr>
        <w:t>of</w:t>
      </w:r>
      <w:r>
        <w:rPr>
          <w:spacing w:val="-5"/>
          <w:w w:val="110"/>
          <w:sz w:val="18"/>
        </w:rPr>
        <w:t xml:space="preserve"> </w:t>
      </w:r>
      <w:r>
        <w:rPr>
          <w:w w:val="110"/>
          <w:sz w:val="18"/>
        </w:rPr>
        <w:t>xanthine</w:t>
      </w:r>
      <w:r>
        <w:rPr>
          <w:spacing w:val="-4"/>
          <w:w w:val="110"/>
          <w:sz w:val="18"/>
        </w:rPr>
        <w:t xml:space="preserve"> </w:t>
      </w:r>
      <w:r>
        <w:rPr>
          <w:w w:val="110"/>
          <w:sz w:val="18"/>
        </w:rPr>
        <w:t>regulation</w:t>
      </w:r>
      <w:r>
        <w:rPr>
          <w:spacing w:val="-5"/>
          <w:w w:val="110"/>
          <w:sz w:val="18"/>
        </w:rPr>
        <w:t xml:space="preserve"> </w:t>
      </w:r>
      <w:r>
        <w:rPr>
          <w:w w:val="110"/>
          <w:sz w:val="18"/>
        </w:rPr>
        <w:t>by</w:t>
      </w:r>
      <w:r>
        <w:rPr>
          <w:spacing w:val="-5"/>
          <w:w w:val="110"/>
          <w:sz w:val="18"/>
        </w:rPr>
        <w:t xml:space="preserve"> </w:t>
      </w:r>
      <w:r>
        <w:rPr>
          <w:w w:val="110"/>
          <w:sz w:val="18"/>
        </w:rPr>
        <w:t>both</w:t>
      </w:r>
      <w:r>
        <w:rPr>
          <w:spacing w:val="-4"/>
          <w:w w:val="110"/>
          <w:sz w:val="18"/>
        </w:rPr>
        <w:t xml:space="preserve"> </w:t>
      </w:r>
      <w:r>
        <w:rPr>
          <w:w w:val="110"/>
          <w:sz w:val="18"/>
        </w:rPr>
        <w:t>motif</w:t>
      </w:r>
      <w:r>
        <w:rPr>
          <w:spacing w:val="-5"/>
          <w:w w:val="110"/>
          <w:sz w:val="18"/>
        </w:rPr>
        <w:t xml:space="preserve"> </w:t>
      </w:r>
      <w:r>
        <w:rPr>
          <w:w w:val="110"/>
          <w:sz w:val="18"/>
        </w:rPr>
        <w:t>and</w:t>
      </w:r>
    </w:p>
    <w:p w14:paraId="43F41213" w14:textId="77777777" w:rsidR="00617E67" w:rsidRDefault="00617E67">
      <w:pPr>
        <w:spacing w:line="292" w:lineRule="auto"/>
        <w:rPr>
          <w:sz w:val="18"/>
        </w:rPr>
        <w:sectPr w:rsidR="00617E67">
          <w:pgSz w:w="11900" w:h="16820"/>
          <w:pgMar w:top="640" w:right="600" w:bottom="280" w:left="600" w:header="720" w:footer="720" w:gutter="0"/>
          <w:cols w:space="720"/>
        </w:sectPr>
      </w:pPr>
    </w:p>
    <w:p w14:paraId="05664B95" w14:textId="77777777" w:rsidR="00617E67" w:rsidRDefault="00E8776B">
      <w:pPr>
        <w:spacing w:before="110" w:line="292" w:lineRule="auto"/>
        <w:ind w:left="120"/>
        <w:rPr>
          <w:sz w:val="18"/>
        </w:rPr>
      </w:pPr>
      <w:r>
        <w:rPr>
          <w:noProof/>
        </w:rPr>
        <w:lastRenderedPageBreak/>
        <w:drawing>
          <wp:anchor distT="0" distB="0" distL="0" distR="0" simplePos="0" relativeHeight="250400768" behindDoc="1" locked="0" layoutInCell="1" allowOverlap="1" wp14:anchorId="3DB44E5A" wp14:editId="492EAC3C">
            <wp:simplePos x="0" y="0"/>
            <wp:positionH relativeFrom="page">
              <wp:posOffset>0</wp:posOffset>
            </wp:positionH>
            <wp:positionV relativeFrom="page">
              <wp:posOffset>0</wp:posOffset>
            </wp:positionV>
            <wp:extent cx="7556500" cy="10680700"/>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sz w:val="18"/>
        </w:rPr>
        <w:t>perturbation</w:t>
      </w:r>
      <w:r>
        <w:rPr>
          <w:spacing w:val="-18"/>
          <w:w w:val="110"/>
          <w:sz w:val="18"/>
        </w:rPr>
        <w:t xml:space="preserve"> </w:t>
      </w:r>
      <w:r>
        <w:rPr>
          <w:w w:val="110"/>
          <w:sz w:val="18"/>
        </w:rPr>
        <w:t>connectivity</w:t>
      </w:r>
      <w:r>
        <w:rPr>
          <w:spacing w:val="-18"/>
          <w:w w:val="110"/>
          <w:sz w:val="18"/>
        </w:rPr>
        <w:t xml:space="preserve"> </w:t>
      </w:r>
      <w:r>
        <w:rPr>
          <w:w w:val="110"/>
          <w:sz w:val="18"/>
        </w:rPr>
        <w:t>analysis.</w:t>
      </w:r>
      <w:r>
        <w:rPr>
          <w:spacing w:val="-18"/>
          <w:w w:val="110"/>
          <w:sz w:val="18"/>
        </w:rPr>
        <w:t xml:space="preserve"> </w:t>
      </w:r>
      <w:r>
        <w:rPr>
          <w:w w:val="110"/>
          <w:sz w:val="18"/>
        </w:rPr>
        <w:t>(C)</w:t>
      </w:r>
      <w:r>
        <w:rPr>
          <w:spacing w:val="-18"/>
          <w:w w:val="110"/>
          <w:sz w:val="18"/>
        </w:rPr>
        <w:t xml:space="preserve"> </w:t>
      </w:r>
      <w:r>
        <w:rPr>
          <w:w w:val="110"/>
          <w:sz w:val="18"/>
        </w:rPr>
        <w:t>Regulatory</w:t>
      </w:r>
      <w:r>
        <w:rPr>
          <w:spacing w:val="-18"/>
          <w:w w:val="110"/>
          <w:sz w:val="18"/>
        </w:rPr>
        <w:t xml:space="preserve"> </w:t>
      </w:r>
      <w:r>
        <w:rPr>
          <w:w w:val="110"/>
          <w:sz w:val="18"/>
        </w:rPr>
        <w:t>activity</w:t>
      </w:r>
      <w:r>
        <w:rPr>
          <w:spacing w:val="-18"/>
          <w:w w:val="110"/>
          <w:sz w:val="18"/>
        </w:rPr>
        <w:t xml:space="preserve"> </w:t>
      </w:r>
      <w:r>
        <w:rPr>
          <w:w w:val="110"/>
          <w:sz w:val="18"/>
        </w:rPr>
        <w:t>between</w:t>
      </w:r>
      <w:r>
        <w:rPr>
          <w:spacing w:val="-18"/>
          <w:w w:val="110"/>
          <w:sz w:val="18"/>
        </w:rPr>
        <w:t xml:space="preserve"> </w:t>
      </w:r>
      <w:proofErr w:type="spellStart"/>
      <w:r>
        <w:rPr>
          <w:w w:val="110"/>
          <w:sz w:val="18"/>
        </w:rPr>
        <w:t>glyceric</w:t>
      </w:r>
      <w:proofErr w:type="spellEnd"/>
      <w:r>
        <w:rPr>
          <w:spacing w:val="-18"/>
          <w:w w:val="110"/>
          <w:sz w:val="18"/>
        </w:rPr>
        <w:t xml:space="preserve"> </w:t>
      </w:r>
      <w:r>
        <w:rPr>
          <w:w w:val="110"/>
          <w:sz w:val="18"/>
        </w:rPr>
        <w:t>acid</w:t>
      </w:r>
      <w:r>
        <w:rPr>
          <w:spacing w:val="-18"/>
          <w:w w:val="110"/>
          <w:sz w:val="18"/>
        </w:rPr>
        <w:t xml:space="preserve"> </w:t>
      </w:r>
      <w:r>
        <w:rPr>
          <w:w w:val="110"/>
          <w:sz w:val="18"/>
        </w:rPr>
        <w:t>and</w:t>
      </w:r>
      <w:r>
        <w:rPr>
          <w:spacing w:val="-18"/>
          <w:w w:val="110"/>
          <w:sz w:val="18"/>
        </w:rPr>
        <w:t xml:space="preserve"> </w:t>
      </w:r>
      <w:r>
        <w:rPr>
          <w:w w:val="110"/>
          <w:sz w:val="18"/>
        </w:rPr>
        <w:t>3-Phosphoglyceric</w:t>
      </w:r>
      <w:r>
        <w:rPr>
          <w:spacing w:val="-18"/>
          <w:w w:val="110"/>
          <w:sz w:val="18"/>
        </w:rPr>
        <w:t xml:space="preserve"> </w:t>
      </w:r>
      <w:r>
        <w:rPr>
          <w:w w:val="110"/>
          <w:sz w:val="18"/>
        </w:rPr>
        <w:t>acid</w:t>
      </w:r>
      <w:r>
        <w:rPr>
          <w:spacing w:val="-17"/>
          <w:w w:val="110"/>
          <w:sz w:val="18"/>
        </w:rPr>
        <w:t xml:space="preserve"> </w:t>
      </w:r>
      <w:r>
        <w:rPr>
          <w:w w:val="110"/>
          <w:sz w:val="18"/>
        </w:rPr>
        <w:t>identified</w:t>
      </w:r>
      <w:r>
        <w:rPr>
          <w:spacing w:val="-18"/>
          <w:w w:val="110"/>
          <w:sz w:val="18"/>
        </w:rPr>
        <w:t xml:space="preserve"> </w:t>
      </w:r>
      <w:r>
        <w:rPr>
          <w:w w:val="110"/>
          <w:sz w:val="18"/>
        </w:rPr>
        <w:t>by motif</w:t>
      </w:r>
      <w:r>
        <w:rPr>
          <w:spacing w:val="-10"/>
          <w:w w:val="110"/>
          <w:sz w:val="18"/>
        </w:rPr>
        <w:t xml:space="preserve"> </w:t>
      </w:r>
      <w:r>
        <w:rPr>
          <w:w w:val="110"/>
          <w:sz w:val="18"/>
        </w:rPr>
        <w:t>analysis.</w:t>
      </w:r>
      <w:r>
        <w:rPr>
          <w:spacing w:val="-9"/>
          <w:w w:val="110"/>
          <w:sz w:val="18"/>
        </w:rPr>
        <w:t xml:space="preserve"> </w:t>
      </w:r>
      <w:r>
        <w:rPr>
          <w:w w:val="110"/>
          <w:sz w:val="18"/>
        </w:rPr>
        <w:t>(D)</w:t>
      </w:r>
      <w:r>
        <w:rPr>
          <w:spacing w:val="-9"/>
          <w:w w:val="110"/>
          <w:sz w:val="18"/>
        </w:rPr>
        <w:t xml:space="preserve"> </w:t>
      </w:r>
      <w:r>
        <w:rPr>
          <w:w w:val="110"/>
          <w:sz w:val="18"/>
        </w:rPr>
        <w:t>Disruptions</w:t>
      </w:r>
      <w:r>
        <w:rPr>
          <w:spacing w:val="-9"/>
          <w:w w:val="110"/>
          <w:sz w:val="18"/>
        </w:rPr>
        <w:t xml:space="preserve"> </w:t>
      </w:r>
      <w:r>
        <w:rPr>
          <w:w w:val="110"/>
          <w:sz w:val="18"/>
        </w:rPr>
        <w:t>of</w:t>
      </w:r>
      <w:r>
        <w:rPr>
          <w:spacing w:val="-9"/>
          <w:w w:val="110"/>
          <w:sz w:val="18"/>
        </w:rPr>
        <w:t xml:space="preserve"> </w:t>
      </w:r>
      <w:r>
        <w:rPr>
          <w:w w:val="110"/>
          <w:sz w:val="18"/>
        </w:rPr>
        <w:t>TCA</w:t>
      </w:r>
      <w:r>
        <w:rPr>
          <w:spacing w:val="-10"/>
          <w:w w:val="110"/>
          <w:sz w:val="18"/>
        </w:rPr>
        <w:t xml:space="preserve"> </w:t>
      </w:r>
      <w:r>
        <w:rPr>
          <w:w w:val="110"/>
          <w:sz w:val="18"/>
        </w:rPr>
        <w:t>metabolism</w:t>
      </w:r>
      <w:r>
        <w:rPr>
          <w:spacing w:val="-9"/>
          <w:w w:val="110"/>
          <w:sz w:val="18"/>
        </w:rPr>
        <w:t xml:space="preserve"> </w:t>
      </w:r>
      <w:r>
        <w:rPr>
          <w:w w:val="110"/>
          <w:sz w:val="18"/>
        </w:rPr>
        <w:t>support</w:t>
      </w:r>
      <w:r>
        <w:rPr>
          <w:spacing w:val="-9"/>
          <w:w w:val="110"/>
          <w:sz w:val="18"/>
        </w:rPr>
        <w:t xml:space="preserve"> </w:t>
      </w:r>
      <w:r>
        <w:rPr>
          <w:w w:val="110"/>
          <w:sz w:val="18"/>
        </w:rPr>
        <w:t>canonical</w:t>
      </w:r>
      <w:r>
        <w:rPr>
          <w:spacing w:val="-9"/>
          <w:w w:val="110"/>
          <w:sz w:val="18"/>
        </w:rPr>
        <w:t xml:space="preserve"> </w:t>
      </w:r>
      <w:r>
        <w:rPr>
          <w:w w:val="110"/>
          <w:sz w:val="18"/>
        </w:rPr>
        <w:t>disruptions</w:t>
      </w:r>
      <w:r>
        <w:rPr>
          <w:spacing w:val="-9"/>
          <w:w w:val="110"/>
          <w:sz w:val="18"/>
        </w:rPr>
        <w:t xml:space="preserve"> </w:t>
      </w:r>
      <w:r>
        <w:rPr>
          <w:w w:val="110"/>
          <w:sz w:val="18"/>
        </w:rPr>
        <w:t>during</w:t>
      </w:r>
      <w:r>
        <w:rPr>
          <w:spacing w:val="-10"/>
          <w:w w:val="110"/>
          <w:sz w:val="18"/>
        </w:rPr>
        <w:t xml:space="preserve"> </w:t>
      </w:r>
      <w:r>
        <w:rPr>
          <w:w w:val="110"/>
          <w:sz w:val="18"/>
        </w:rPr>
        <w:t>adenocarcinoma</w:t>
      </w:r>
      <w:r>
        <w:rPr>
          <w:spacing w:val="-9"/>
          <w:w w:val="110"/>
          <w:sz w:val="18"/>
        </w:rPr>
        <w:t xml:space="preserve"> </w:t>
      </w:r>
      <w:r>
        <w:rPr>
          <w:w w:val="110"/>
          <w:sz w:val="18"/>
        </w:rPr>
        <w:t>development.</w:t>
      </w:r>
    </w:p>
    <w:p w14:paraId="406E3D17" w14:textId="77777777" w:rsidR="00617E67" w:rsidRDefault="00617E67">
      <w:pPr>
        <w:pStyle w:val="BodyText"/>
        <w:spacing w:before="9"/>
        <w:rPr>
          <w:sz w:val="26"/>
        </w:rPr>
      </w:pPr>
    </w:p>
    <w:p w14:paraId="602A6A67" w14:textId="77777777" w:rsidR="00617E67" w:rsidRDefault="007957CD">
      <w:pPr>
        <w:pStyle w:val="Heading1"/>
        <w:spacing w:before="1"/>
      </w:pPr>
      <w:r>
        <w:rPr>
          <w:noProof/>
        </w:rPr>
        <mc:AlternateContent>
          <mc:Choice Requires="wps">
            <w:drawing>
              <wp:anchor distT="0" distB="0" distL="0" distR="0" simplePos="0" relativeHeight="251687936" behindDoc="1" locked="0" layoutInCell="1" allowOverlap="1" wp14:anchorId="1E9255F6" wp14:editId="6EF881E0">
                <wp:simplePos x="0" y="0"/>
                <wp:positionH relativeFrom="page">
                  <wp:posOffset>457200</wp:posOffset>
                </wp:positionH>
                <wp:positionV relativeFrom="paragraph">
                  <wp:posOffset>264160</wp:posOffset>
                </wp:positionV>
                <wp:extent cx="6645910" cy="1270"/>
                <wp:effectExtent l="0" t="0" r="0" b="0"/>
                <wp:wrapTopAndBottom/>
                <wp:docPr id="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C10D" id="Freeform 8" o:spid="_x0000_s1026" style="position:absolute;margin-left:36pt;margin-top:20.8pt;width:523.3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" path="m,l10466,e" filled="f" strokecolor="#bcbcbc">
                <v:path arrowok="t" o:connecttype="custom" o:connectlocs="0,0;6645910,0" o:connectangles="0,0"/>
                <w10:wrap type="topAndBottom" anchorx="page"/>
              </v:shape>
            </w:pict>
          </mc:Fallback>
        </mc:AlternateContent>
      </w:r>
      <w:bookmarkStart w:id="33" w:name="Discussion"/>
      <w:bookmarkEnd w:id="33"/>
      <w:r w:rsidR="00E8776B">
        <w:t>Discussion</w:t>
      </w:r>
    </w:p>
    <w:p w14:paraId="5640E375" w14:textId="77777777" w:rsidR="00617E67" w:rsidRDefault="00E8776B">
      <w:pPr>
        <w:pStyle w:val="BodyText"/>
        <w:spacing w:before="298" w:line="280" w:lineRule="auto"/>
        <w:ind w:left="120" w:right="117"/>
      </w:pPr>
      <w:r>
        <w:rPr>
          <w:w w:val="105"/>
        </w:rPr>
        <w:t xml:space="preserve">In this manuscript, we introduce a new software tool for analysis and exploration of user data layered on the metabolic and global reaction networks. To improve on previous tools with similar capabilities, we introduced several new analytical tools and methods to aid users in the automated identification and discovery of regulatory patterns within their data in a reaction network context. These include the automated ability to identify reaction regulatory events across the global reaction network, such as a reaction where an input has a low measured abundance and an output has a high measured abundance. </w:t>
      </w:r>
      <w:proofErr w:type="spellStart"/>
      <w:r>
        <w:rPr>
          <w:w w:val="105"/>
        </w:rPr>
        <w:t>Metaboverse</w:t>
      </w:r>
      <w:proofErr w:type="spellEnd"/>
      <w:r>
        <w:rPr>
          <w:w w:val="105"/>
        </w:rPr>
        <w:t xml:space="preserve"> also provides dynamic and interactive visualization capabilities to search for patterns and features within the user data manually within classical pathway representations. If a user is interested in how a reaction motif is propagating across the global reaction network and not just a single pathway, a user can explore a reaction </w:t>
      </w:r>
      <w:del w:id="34" w:author="James Cox" w:date="2020-06-10T12:21:00Z">
        <w:r w:rsidDel="00237BB1">
          <w:rPr>
            <w:w w:val="105"/>
          </w:rPr>
          <w:delText>component’s</w:delText>
        </w:r>
      </w:del>
      <w:ins w:id="35" w:author="James Cox" w:date="2020-06-10T12:21:00Z">
        <w:r w:rsidR="00237BB1">
          <w:rPr>
            <w:w w:val="105"/>
          </w:rPr>
          <w:t>components</w:t>
        </w:r>
      </w:ins>
      <w:r>
        <w:rPr>
          <w:w w:val="105"/>
        </w:rPr>
        <w:t xml:space="preserve"> nearest reaction neighborhood. The user can also explore the connectedness of perturbations across the global network and begin to explore hypotheses around the role of redundancy within a biological network.</w:t>
      </w:r>
    </w:p>
    <w:p w14:paraId="1262EAE1" w14:textId="77777777" w:rsidR="00617E67" w:rsidRDefault="00617E67">
      <w:pPr>
        <w:pStyle w:val="BodyText"/>
        <w:spacing w:before="2"/>
        <w:rPr>
          <w:sz w:val="27"/>
        </w:rPr>
      </w:pPr>
    </w:p>
    <w:p w14:paraId="77D97860" w14:textId="77777777" w:rsidR="00617E67" w:rsidRDefault="00E8776B">
      <w:pPr>
        <w:pStyle w:val="BodyText"/>
        <w:spacing w:line="280" w:lineRule="auto"/>
        <w:ind w:left="120" w:right="210"/>
      </w:pPr>
      <w:r>
        <w:rPr>
          <w:w w:val="105"/>
        </w:rPr>
        <w:t xml:space="preserve">In order to handle the challenge of sparsity, particularly regarding metabolomics data and the metabolic reaction network, we introduce a reaction collapsing feature which summarizes a series of connected reactions where values may be missing between the reactions, but where the terminal ends of the reaction path have measured values. Importantly, this augments the capabilities available within </w:t>
      </w:r>
      <w:proofErr w:type="spellStart"/>
      <w:r>
        <w:rPr>
          <w:w w:val="105"/>
        </w:rPr>
        <w:t>Metaboverse</w:t>
      </w:r>
      <w:proofErr w:type="spellEnd"/>
      <w:r>
        <w:rPr>
          <w:w w:val="105"/>
        </w:rPr>
        <w:t>, especially in identifying additional reaction motifs that may be of interest to the user.</w:t>
      </w:r>
    </w:p>
    <w:p w14:paraId="6CEBF561" w14:textId="77777777" w:rsidR="00617E67" w:rsidRDefault="00617E67">
      <w:pPr>
        <w:pStyle w:val="BodyText"/>
        <w:spacing w:before="8"/>
        <w:rPr>
          <w:sz w:val="26"/>
        </w:rPr>
      </w:pPr>
    </w:p>
    <w:p w14:paraId="333189D8" w14:textId="77777777" w:rsidR="00617E67" w:rsidRDefault="00E8776B">
      <w:pPr>
        <w:pStyle w:val="BodyText"/>
        <w:spacing w:line="280" w:lineRule="auto"/>
        <w:ind w:left="120" w:right="69"/>
      </w:pPr>
      <w:r>
        <w:rPr>
          <w:w w:val="110"/>
        </w:rPr>
        <w:t>We</w:t>
      </w:r>
      <w:r>
        <w:rPr>
          <w:spacing w:val="-39"/>
          <w:w w:val="110"/>
        </w:rPr>
        <w:t xml:space="preserve"> </w:t>
      </w:r>
      <w:r>
        <w:rPr>
          <w:w w:val="110"/>
        </w:rPr>
        <w:t>demonstrated</w:t>
      </w:r>
      <w:r>
        <w:rPr>
          <w:spacing w:val="-39"/>
          <w:w w:val="110"/>
        </w:rPr>
        <w:t xml:space="preserve"> </w:t>
      </w:r>
      <w:r>
        <w:rPr>
          <w:w w:val="110"/>
        </w:rPr>
        <w:t>the</w:t>
      </w:r>
      <w:r>
        <w:rPr>
          <w:spacing w:val="-39"/>
          <w:w w:val="110"/>
        </w:rPr>
        <w:t xml:space="preserve"> </w:t>
      </w:r>
      <w:r>
        <w:rPr>
          <w:w w:val="110"/>
        </w:rPr>
        <w:t>utility</w:t>
      </w:r>
      <w:r>
        <w:rPr>
          <w:spacing w:val="-39"/>
          <w:w w:val="110"/>
        </w:rPr>
        <w:t xml:space="preserve"> </w:t>
      </w:r>
      <w:r>
        <w:rPr>
          <w:w w:val="110"/>
        </w:rPr>
        <w:t>of</w:t>
      </w:r>
      <w:r>
        <w:rPr>
          <w:spacing w:val="-39"/>
          <w:w w:val="110"/>
        </w:rPr>
        <w:t xml:space="preserve"> </w:t>
      </w:r>
      <w:proofErr w:type="spellStart"/>
      <w:r>
        <w:rPr>
          <w:w w:val="110"/>
        </w:rPr>
        <w:t>Metaboverse</w:t>
      </w:r>
      <w:proofErr w:type="spellEnd"/>
      <w:r>
        <w:rPr>
          <w:spacing w:val="-39"/>
          <w:w w:val="110"/>
        </w:rPr>
        <w:t xml:space="preserve"> </w:t>
      </w:r>
      <w:r>
        <w:rPr>
          <w:w w:val="110"/>
        </w:rPr>
        <w:t>in</w:t>
      </w:r>
      <w:r>
        <w:rPr>
          <w:spacing w:val="-39"/>
          <w:w w:val="110"/>
        </w:rPr>
        <w:t xml:space="preserve"> </w:t>
      </w:r>
      <w:r>
        <w:rPr>
          <w:w w:val="110"/>
        </w:rPr>
        <w:t>exploring</w:t>
      </w:r>
      <w:r>
        <w:rPr>
          <w:spacing w:val="-39"/>
          <w:w w:val="110"/>
        </w:rPr>
        <w:t xml:space="preserve"> </w:t>
      </w:r>
      <w:r>
        <w:rPr>
          <w:w w:val="110"/>
        </w:rPr>
        <w:t>single-</w:t>
      </w:r>
      <w:r>
        <w:rPr>
          <w:spacing w:val="-38"/>
          <w:w w:val="110"/>
        </w:rPr>
        <w:t xml:space="preserve"> </w:t>
      </w:r>
      <w:r>
        <w:rPr>
          <w:w w:val="110"/>
        </w:rPr>
        <w:t>and</w:t>
      </w:r>
      <w:r>
        <w:rPr>
          <w:spacing w:val="-39"/>
          <w:w w:val="110"/>
        </w:rPr>
        <w:t xml:space="preserve"> </w:t>
      </w:r>
      <w:r>
        <w:rPr>
          <w:w w:val="110"/>
        </w:rPr>
        <w:t>multi-</w:t>
      </w:r>
      <w:proofErr w:type="spellStart"/>
      <w:r>
        <w:rPr>
          <w:w w:val="110"/>
        </w:rPr>
        <w:t>omic</w:t>
      </w:r>
      <w:proofErr w:type="spellEnd"/>
      <w:r>
        <w:rPr>
          <w:spacing w:val="-39"/>
          <w:w w:val="110"/>
        </w:rPr>
        <w:t xml:space="preserve"> </w:t>
      </w:r>
      <w:r>
        <w:rPr>
          <w:w w:val="110"/>
        </w:rPr>
        <w:t>datasets.</w:t>
      </w:r>
      <w:r>
        <w:rPr>
          <w:spacing w:val="-39"/>
          <w:w w:val="110"/>
        </w:rPr>
        <w:t xml:space="preserve"> </w:t>
      </w:r>
      <w:r>
        <w:rPr>
          <w:w w:val="110"/>
        </w:rPr>
        <w:t>We</w:t>
      </w:r>
      <w:r>
        <w:rPr>
          <w:spacing w:val="-39"/>
          <w:w w:val="110"/>
        </w:rPr>
        <w:t xml:space="preserve"> </w:t>
      </w:r>
      <w:r>
        <w:rPr>
          <w:w w:val="110"/>
        </w:rPr>
        <w:t xml:space="preserve">analyzed previously published studies and generated a novel dataset that highlights the time-course, multi- </w:t>
      </w:r>
      <w:proofErr w:type="spellStart"/>
      <w:r>
        <w:rPr>
          <w:w w:val="110"/>
        </w:rPr>
        <w:t>omic</w:t>
      </w:r>
      <w:proofErr w:type="spellEnd"/>
      <w:r>
        <w:rPr>
          <w:w w:val="110"/>
        </w:rPr>
        <w:t xml:space="preserve"> capabilities of this framework. We demonstrated that </w:t>
      </w:r>
      <w:proofErr w:type="spellStart"/>
      <w:r>
        <w:rPr>
          <w:w w:val="110"/>
        </w:rPr>
        <w:t>Metaboverse</w:t>
      </w:r>
      <w:proofErr w:type="spellEnd"/>
      <w:r>
        <w:rPr>
          <w:w w:val="110"/>
        </w:rPr>
        <w:t xml:space="preserve"> was able to identify regulatory</w:t>
      </w:r>
      <w:r>
        <w:rPr>
          <w:spacing w:val="-26"/>
          <w:w w:val="110"/>
        </w:rPr>
        <w:t xml:space="preserve"> </w:t>
      </w:r>
      <w:r>
        <w:rPr>
          <w:w w:val="110"/>
        </w:rPr>
        <w:t>motifs</w:t>
      </w:r>
      <w:r>
        <w:rPr>
          <w:spacing w:val="-25"/>
          <w:w w:val="110"/>
        </w:rPr>
        <w:t xml:space="preserve"> </w:t>
      </w:r>
      <w:r>
        <w:rPr>
          <w:w w:val="110"/>
        </w:rPr>
        <w:t>that</w:t>
      </w:r>
      <w:r>
        <w:rPr>
          <w:spacing w:val="-26"/>
          <w:w w:val="110"/>
        </w:rPr>
        <w:t xml:space="preserve"> </w:t>
      </w:r>
      <w:r>
        <w:rPr>
          <w:w w:val="110"/>
        </w:rPr>
        <w:t>were</w:t>
      </w:r>
      <w:r>
        <w:rPr>
          <w:spacing w:val="-25"/>
          <w:w w:val="110"/>
        </w:rPr>
        <w:t xml:space="preserve"> </w:t>
      </w:r>
      <w:r>
        <w:rPr>
          <w:w w:val="110"/>
        </w:rPr>
        <w:t>expected</w:t>
      </w:r>
      <w:r>
        <w:rPr>
          <w:spacing w:val="-26"/>
          <w:w w:val="110"/>
        </w:rPr>
        <w:t xml:space="preserve"> </w:t>
      </w:r>
      <w:r>
        <w:rPr>
          <w:w w:val="110"/>
        </w:rPr>
        <w:t>in</w:t>
      </w:r>
      <w:r>
        <w:rPr>
          <w:spacing w:val="-25"/>
          <w:w w:val="110"/>
        </w:rPr>
        <w:t xml:space="preserve"> </w:t>
      </w:r>
      <w:r>
        <w:rPr>
          <w:w w:val="110"/>
        </w:rPr>
        <w:t>the</w:t>
      </w:r>
      <w:r>
        <w:rPr>
          <w:spacing w:val="-25"/>
          <w:w w:val="110"/>
        </w:rPr>
        <w:t xml:space="preserve"> </w:t>
      </w:r>
      <w:r>
        <w:rPr>
          <w:w w:val="110"/>
        </w:rPr>
        <w:t>models</w:t>
      </w:r>
      <w:r>
        <w:rPr>
          <w:spacing w:val="-26"/>
          <w:w w:val="110"/>
        </w:rPr>
        <w:t xml:space="preserve"> </w:t>
      </w:r>
      <w:r>
        <w:rPr>
          <w:w w:val="110"/>
        </w:rPr>
        <w:t>based</w:t>
      </w:r>
      <w:r>
        <w:rPr>
          <w:spacing w:val="-25"/>
          <w:w w:val="110"/>
        </w:rPr>
        <w:t xml:space="preserve"> </w:t>
      </w:r>
      <w:r>
        <w:rPr>
          <w:w w:val="110"/>
        </w:rPr>
        <w:t>on</w:t>
      </w:r>
      <w:r>
        <w:rPr>
          <w:spacing w:val="-26"/>
          <w:w w:val="110"/>
        </w:rPr>
        <w:t xml:space="preserve"> </w:t>
      </w:r>
      <w:r>
        <w:rPr>
          <w:w w:val="110"/>
        </w:rPr>
        <w:t>the</w:t>
      </w:r>
      <w:r>
        <w:rPr>
          <w:spacing w:val="-25"/>
          <w:w w:val="110"/>
        </w:rPr>
        <w:t xml:space="preserve"> </w:t>
      </w:r>
      <w:r>
        <w:rPr>
          <w:w w:val="110"/>
        </w:rPr>
        <w:t>current</w:t>
      </w:r>
      <w:r>
        <w:rPr>
          <w:spacing w:val="-25"/>
          <w:w w:val="110"/>
        </w:rPr>
        <w:t xml:space="preserve"> </w:t>
      </w:r>
      <w:r>
        <w:rPr>
          <w:w w:val="110"/>
        </w:rPr>
        <w:t>literature,</w:t>
      </w:r>
      <w:r>
        <w:rPr>
          <w:spacing w:val="-26"/>
          <w:w w:val="110"/>
        </w:rPr>
        <w:t xml:space="preserve"> </w:t>
      </w:r>
      <w:r>
        <w:rPr>
          <w:w w:val="110"/>
        </w:rPr>
        <w:t>as</w:t>
      </w:r>
      <w:r>
        <w:rPr>
          <w:spacing w:val="-25"/>
          <w:w w:val="110"/>
        </w:rPr>
        <w:t xml:space="preserve"> </w:t>
      </w:r>
      <w:r>
        <w:rPr>
          <w:w w:val="110"/>
        </w:rPr>
        <w:t>well</w:t>
      </w:r>
      <w:r>
        <w:rPr>
          <w:spacing w:val="-26"/>
          <w:w w:val="110"/>
        </w:rPr>
        <w:t xml:space="preserve"> </w:t>
      </w:r>
      <w:r>
        <w:rPr>
          <w:w w:val="110"/>
        </w:rPr>
        <w:t>as</w:t>
      </w:r>
      <w:r>
        <w:rPr>
          <w:spacing w:val="-25"/>
          <w:w w:val="110"/>
        </w:rPr>
        <w:t xml:space="preserve"> </w:t>
      </w:r>
      <w:r>
        <w:rPr>
          <w:w w:val="110"/>
        </w:rPr>
        <w:t>identify intriguing</w:t>
      </w:r>
      <w:r>
        <w:rPr>
          <w:spacing w:val="-24"/>
          <w:w w:val="110"/>
        </w:rPr>
        <w:t xml:space="preserve"> </w:t>
      </w:r>
      <w:r>
        <w:rPr>
          <w:w w:val="110"/>
        </w:rPr>
        <w:t>patterns</w:t>
      </w:r>
      <w:r>
        <w:rPr>
          <w:spacing w:val="-24"/>
          <w:w w:val="110"/>
        </w:rPr>
        <w:t xml:space="preserve"> </w:t>
      </w:r>
      <w:r>
        <w:rPr>
          <w:w w:val="110"/>
        </w:rPr>
        <w:t>that</w:t>
      </w:r>
      <w:r>
        <w:rPr>
          <w:spacing w:val="-24"/>
          <w:w w:val="110"/>
        </w:rPr>
        <w:t xml:space="preserve"> </w:t>
      </w:r>
      <w:r>
        <w:rPr>
          <w:w w:val="110"/>
        </w:rPr>
        <w:t>lead</w:t>
      </w:r>
      <w:r>
        <w:rPr>
          <w:spacing w:val="-24"/>
          <w:w w:val="110"/>
        </w:rPr>
        <w:t xml:space="preserve"> </w:t>
      </w:r>
      <w:r>
        <w:rPr>
          <w:w w:val="110"/>
        </w:rPr>
        <w:t>us</w:t>
      </w:r>
      <w:r>
        <w:rPr>
          <w:spacing w:val="-24"/>
          <w:w w:val="110"/>
        </w:rPr>
        <w:t xml:space="preserve"> </w:t>
      </w:r>
      <w:r>
        <w:rPr>
          <w:w w:val="110"/>
        </w:rPr>
        <w:t>to</w:t>
      </w:r>
      <w:r>
        <w:rPr>
          <w:spacing w:val="-24"/>
          <w:w w:val="110"/>
        </w:rPr>
        <w:t xml:space="preserve"> </w:t>
      </w:r>
      <w:r>
        <w:rPr>
          <w:w w:val="110"/>
        </w:rPr>
        <w:t>form</w:t>
      </w:r>
      <w:r>
        <w:rPr>
          <w:spacing w:val="-24"/>
          <w:w w:val="110"/>
        </w:rPr>
        <w:t xml:space="preserve"> </w:t>
      </w:r>
      <w:r>
        <w:rPr>
          <w:w w:val="110"/>
        </w:rPr>
        <w:t>new</w:t>
      </w:r>
      <w:r>
        <w:rPr>
          <w:spacing w:val="-24"/>
          <w:w w:val="110"/>
        </w:rPr>
        <w:t xml:space="preserve"> </w:t>
      </w:r>
      <w:r>
        <w:rPr>
          <w:w w:val="110"/>
        </w:rPr>
        <w:t>hypotheses.</w:t>
      </w:r>
      <w:r>
        <w:rPr>
          <w:spacing w:val="-24"/>
          <w:w w:val="110"/>
        </w:rPr>
        <w:t xml:space="preserve"> </w:t>
      </w:r>
      <w:r>
        <w:rPr>
          <w:w w:val="110"/>
        </w:rPr>
        <w:t>We</w:t>
      </w:r>
      <w:r>
        <w:rPr>
          <w:spacing w:val="-24"/>
          <w:w w:val="110"/>
        </w:rPr>
        <w:t xml:space="preserve"> </w:t>
      </w:r>
      <w:r>
        <w:rPr>
          <w:w w:val="110"/>
        </w:rPr>
        <w:t>expect</w:t>
      </w:r>
      <w:r>
        <w:rPr>
          <w:spacing w:val="-24"/>
          <w:w w:val="110"/>
        </w:rPr>
        <w:t xml:space="preserve"> </w:t>
      </w:r>
      <w:r>
        <w:rPr>
          <w:w w:val="110"/>
        </w:rPr>
        <w:t>these</w:t>
      </w:r>
      <w:r>
        <w:rPr>
          <w:spacing w:val="-24"/>
          <w:w w:val="110"/>
        </w:rPr>
        <w:t xml:space="preserve"> </w:t>
      </w:r>
      <w:r>
        <w:rPr>
          <w:w w:val="110"/>
        </w:rPr>
        <w:t>features</w:t>
      </w:r>
      <w:r>
        <w:rPr>
          <w:spacing w:val="-24"/>
          <w:w w:val="110"/>
        </w:rPr>
        <w:t xml:space="preserve"> </w:t>
      </w:r>
      <w:r>
        <w:rPr>
          <w:w w:val="110"/>
        </w:rPr>
        <w:t>to</w:t>
      </w:r>
      <w:r>
        <w:rPr>
          <w:spacing w:val="-24"/>
          <w:w w:val="110"/>
        </w:rPr>
        <w:t xml:space="preserve"> </w:t>
      </w:r>
      <w:r>
        <w:rPr>
          <w:w w:val="110"/>
        </w:rPr>
        <w:t>be</w:t>
      </w:r>
      <w:r>
        <w:rPr>
          <w:spacing w:val="-24"/>
          <w:w w:val="110"/>
        </w:rPr>
        <w:t xml:space="preserve"> </w:t>
      </w:r>
      <w:r>
        <w:rPr>
          <w:w w:val="110"/>
        </w:rPr>
        <w:t>a</w:t>
      </w:r>
      <w:r>
        <w:rPr>
          <w:spacing w:val="-24"/>
          <w:w w:val="110"/>
        </w:rPr>
        <w:t xml:space="preserve"> </w:t>
      </w:r>
      <w:r>
        <w:rPr>
          <w:w w:val="110"/>
        </w:rPr>
        <w:t>powerful tool</w:t>
      </w:r>
      <w:r>
        <w:rPr>
          <w:spacing w:val="-17"/>
          <w:w w:val="110"/>
        </w:rPr>
        <w:t xml:space="preserve"> </w:t>
      </w:r>
      <w:r>
        <w:rPr>
          <w:w w:val="110"/>
        </w:rPr>
        <w:t>in</w:t>
      </w:r>
      <w:r>
        <w:rPr>
          <w:spacing w:val="-16"/>
          <w:w w:val="110"/>
        </w:rPr>
        <w:t xml:space="preserve"> </w:t>
      </w:r>
      <w:r>
        <w:rPr>
          <w:w w:val="110"/>
        </w:rPr>
        <w:t>the</w:t>
      </w:r>
      <w:r>
        <w:rPr>
          <w:spacing w:val="-17"/>
          <w:w w:val="110"/>
        </w:rPr>
        <w:t xml:space="preserve"> </w:t>
      </w:r>
      <w:r>
        <w:rPr>
          <w:w w:val="110"/>
        </w:rPr>
        <w:t>researcher’s</w:t>
      </w:r>
      <w:r>
        <w:rPr>
          <w:spacing w:val="-16"/>
          <w:w w:val="110"/>
        </w:rPr>
        <w:t xml:space="preserve"> </w:t>
      </w:r>
      <w:r>
        <w:rPr>
          <w:w w:val="110"/>
        </w:rPr>
        <w:t>toolkit</w:t>
      </w:r>
      <w:r>
        <w:rPr>
          <w:spacing w:val="-17"/>
          <w:w w:val="110"/>
        </w:rPr>
        <w:t xml:space="preserve"> </w:t>
      </w:r>
      <w:r>
        <w:rPr>
          <w:w w:val="110"/>
        </w:rPr>
        <w:t>as</w:t>
      </w:r>
      <w:r>
        <w:rPr>
          <w:spacing w:val="-16"/>
          <w:w w:val="110"/>
        </w:rPr>
        <w:t xml:space="preserve"> </w:t>
      </w:r>
      <w:r>
        <w:rPr>
          <w:w w:val="110"/>
        </w:rPr>
        <w:t>they</w:t>
      </w:r>
      <w:r>
        <w:rPr>
          <w:spacing w:val="-16"/>
          <w:w w:val="110"/>
        </w:rPr>
        <w:t xml:space="preserve"> </w:t>
      </w:r>
      <w:r>
        <w:rPr>
          <w:w w:val="110"/>
        </w:rPr>
        <w:t>analyze</w:t>
      </w:r>
      <w:r>
        <w:rPr>
          <w:spacing w:val="-17"/>
          <w:w w:val="110"/>
        </w:rPr>
        <w:t xml:space="preserve"> </w:t>
      </w:r>
      <w:r>
        <w:rPr>
          <w:w w:val="110"/>
        </w:rPr>
        <w:t>their</w:t>
      </w:r>
      <w:r>
        <w:rPr>
          <w:spacing w:val="-16"/>
          <w:w w:val="110"/>
        </w:rPr>
        <w:t xml:space="preserve"> </w:t>
      </w:r>
      <w:r>
        <w:rPr>
          <w:w w:val="110"/>
        </w:rPr>
        <w:t>data</w:t>
      </w:r>
      <w:r>
        <w:rPr>
          <w:spacing w:val="-17"/>
          <w:w w:val="110"/>
        </w:rPr>
        <w:t xml:space="preserve"> </w:t>
      </w:r>
      <w:r>
        <w:rPr>
          <w:w w:val="110"/>
        </w:rPr>
        <w:t>and</w:t>
      </w:r>
      <w:r>
        <w:rPr>
          <w:spacing w:val="-16"/>
          <w:w w:val="110"/>
        </w:rPr>
        <w:t xml:space="preserve"> </w:t>
      </w:r>
      <w:r>
        <w:rPr>
          <w:w w:val="110"/>
        </w:rPr>
        <w:t>plan</w:t>
      </w:r>
      <w:r>
        <w:rPr>
          <w:spacing w:val="-16"/>
          <w:w w:val="110"/>
        </w:rPr>
        <w:t xml:space="preserve"> </w:t>
      </w:r>
      <w:r>
        <w:rPr>
          <w:w w:val="110"/>
        </w:rPr>
        <w:t>their</w:t>
      </w:r>
      <w:r>
        <w:rPr>
          <w:spacing w:val="-17"/>
          <w:w w:val="110"/>
        </w:rPr>
        <w:t xml:space="preserve"> </w:t>
      </w:r>
      <w:r>
        <w:rPr>
          <w:w w:val="110"/>
        </w:rPr>
        <w:t>next</w:t>
      </w:r>
      <w:r>
        <w:rPr>
          <w:spacing w:val="-16"/>
          <w:w w:val="110"/>
        </w:rPr>
        <w:t xml:space="preserve"> </w:t>
      </w:r>
      <w:r>
        <w:rPr>
          <w:w w:val="110"/>
        </w:rPr>
        <w:t>steps.</w:t>
      </w:r>
    </w:p>
    <w:p w14:paraId="0E81E3D6" w14:textId="77777777" w:rsidR="00617E67" w:rsidRDefault="00617E67">
      <w:pPr>
        <w:pStyle w:val="BodyText"/>
        <w:spacing w:before="7"/>
        <w:rPr>
          <w:sz w:val="26"/>
        </w:rPr>
      </w:pPr>
    </w:p>
    <w:p w14:paraId="280E3D58" w14:textId="77777777" w:rsidR="00617E67" w:rsidRDefault="00E8776B">
      <w:pPr>
        <w:pStyle w:val="BodyText"/>
        <w:spacing w:before="1" w:line="280" w:lineRule="auto"/>
        <w:ind w:left="120" w:right="228"/>
      </w:pPr>
      <w:r>
        <w:rPr>
          <w:w w:val="110"/>
        </w:rPr>
        <w:t xml:space="preserve">While </w:t>
      </w:r>
      <w:proofErr w:type="spellStart"/>
      <w:r>
        <w:rPr>
          <w:w w:val="110"/>
        </w:rPr>
        <w:t>Metaboverse</w:t>
      </w:r>
      <w:proofErr w:type="spellEnd"/>
      <w:r>
        <w:rPr>
          <w:w w:val="110"/>
        </w:rPr>
        <w:t xml:space="preserve"> aims to enhance the computational toolkit for data analysis and hypothesis generation</w:t>
      </w:r>
      <w:r>
        <w:rPr>
          <w:spacing w:val="-28"/>
          <w:w w:val="110"/>
        </w:rPr>
        <w:t xml:space="preserve"> </w:t>
      </w:r>
      <w:r>
        <w:rPr>
          <w:w w:val="110"/>
        </w:rPr>
        <w:t>in</w:t>
      </w:r>
      <w:r>
        <w:rPr>
          <w:spacing w:val="-27"/>
          <w:w w:val="110"/>
        </w:rPr>
        <w:t xml:space="preserve"> </w:t>
      </w:r>
      <w:r>
        <w:rPr>
          <w:w w:val="110"/>
        </w:rPr>
        <w:t>metabolic</w:t>
      </w:r>
      <w:r>
        <w:rPr>
          <w:spacing w:val="-27"/>
          <w:w w:val="110"/>
        </w:rPr>
        <w:t xml:space="preserve"> </w:t>
      </w:r>
      <w:r>
        <w:rPr>
          <w:w w:val="110"/>
        </w:rPr>
        <w:t>and</w:t>
      </w:r>
      <w:r>
        <w:rPr>
          <w:spacing w:val="-27"/>
          <w:w w:val="110"/>
        </w:rPr>
        <w:t xml:space="preserve"> </w:t>
      </w:r>
      <w:r>
        <w:rPr>
          <w:w w:val="110"/>
        </w:rPr>
        <w:t>other</w:t>
      </w:r>
      <w:r>
        <w:rPr>
          <w:spacing w:val="-28"/>
          <w:w w:val="110"/>
        </w:rPr>
        <w:t xml:space="preserve"> </w:t>
      </w:r>
      <w:r>
        <w:rPr>
          <w:w w:val="110"/>
        </w:rPr>
        <w:t>experiments,</w:t>
      </w:r>
      <w:r>
        <w:rPr>
          <w:spacing w:val="-27"/>
          <w:w w:val="110"/>
        </w:rPr>
        <w:t xml:space="preserve"> </w:t>
      </w:r>
      <w:r>
        <w:rPr>
          <w:w w:val="110"/>
        </w:rPr>
        <w:t>a</w:t>
      </w:r>
      <w:r>
        <w:rPr>
          <w:spacing w:val="-27"/>
          <w:w w:val="110"/>
        </w:rPr>
        <w:t xml:space="preserve"> </w:t>
      </w:r>
      <w:r>
        <w:rPr>
          <w:w w:val="110"/>
        </w:rPr>
        <w:t>number</w:t>
      </w:r>
      <w:r>
        <w:rPr>
          <w:spacing w:val="-27"/>
          <w:w w:val="110"/>
        </w:rPr>
        <w:t xml:space="preserve"> </w:t>
      </w:r>
      <w:r>
        <w:rPr>
          <w:w w:val="110"/>
        </w:rPr>
        <w:t>of</w:t>
      </w:r>
      <w:r>
        <w:rPr>
          <w:spacing w:val="-28"/>
          <w:w w:val="110"/>
        </w:rPr>
        <w:t xml:space="preserve"> </w:t>
      </w:r>
      <w:r>
        <w:rPr>
          <w:w w:val="110"/>
        </w:rPr>
        <w:t>challenges</w:t>
      </w:r>
      <w:r>
        <w:rPr>
          <w:spacing w:val="-27"/>
          <w:w w:val="110"/>
        </w:rPr>
        <w:t xml:space="preserve"> </w:t>
      </w:r>
      <w:r>
        <w:rPr>
          <w:w w:val="110"/>
        </w:rPr>
        <w:t>remain,</w:t>
      </w:r>
      <w:r>
        <w:rPr>
          <w:spacing w:val="-27"/>
          <w:w w:val="110"/>
        </w:rPr>
        <w:t xml:space="preserve"> </w:t>
      </w:r>
      <w:r>
        <w:rPr>
          <w:w w:val="110"/>
        </w:rPr>
        <w:t>which</w:t>
      </w:r>
      <w:r>
        <w:rPr>
          <w:spacing w:val="-27"/>
          <w:w w:val="110"/>
        </w:rPr>
        <w:t xml:space="preserve"> </w:t>
      </w:r>
      <w:r>
        <w:rPr>
          <w:w w:val="110"/>
        </w:rPr>
        <w:t>we</w:t>
      </w:r>
      <w:r>
        <w:rPr>
          <w:spacing w:val="-28"/>
          <w:w w:val="110"/>
        </w:rPr>
        <w:t xml:space="preserve"> </w:t>
      </w:r>
      <w:r>
        <w:rPr>
          <w:w w:val="110"/>
        </w:rPr>
        <w:t>intend</w:t>
      </w:r>
      <w:r>
        <w:rPr>
          <w:spacing w:val="-27"/>
          <w:w w:val="110"/>
        </w:rPr>
        <w:t xml:space="preserve"> </w:t>
      </w:r>
      <w:r>
        <w:rPr>
          <w:w w:val="110"/>
        </w:rPr>
        <w:t>to address</w:t>
      </w:r>
      <w:r>
        <w:rPr>
          <w:spacing w:val="-37"/>
          <w:w w:val="110"/>
        </w:rPr>
        <w:t xml:space="preserve"> </w:t>
      </w:r>
      <w:r>
        <w:rPr>
          <w:w w:val="110"/>
        </w:rPr>
        <w:t>in</w:t>
      </w:r>
      <w:r>
        <w:rPr>
          <w:spacing w:val="-36"/>
          <w:w w:val="110"/>
        </w:rPr>
        <w:t xml:space="preserve"> </w:t>
      </w:r>
      <w:r>
        <w:rPr>
          <w:w w:val="110"/>
        </w:rPr>
        <w:t>subsequent</w:t>
      </w:r>
      <w:r>
        <w:rPr>
          <w:spacing w:val="-36"/>
          <w:w w:val="110"/>
        </w:rPr>
        <w:t xml:space="preserve"> </w:t>
      </w:r>
      <w:r>
        <w:rPr>
          <w:w w:val="110"/>
        </w:rPr>
        <w:t>versions</w:t>
      </w:r>
      <w:r>
        <w:rPr>
          <w:spacing w:val="-36"/>
          <w:w w:val="110"/>
        </w:rPr>
        <w:t xml:space="preserve"> </w:t>
      </w:r>
      <w:r>
        <w:rPr>
          <w:w w:val="110"/>
        </w:rPr>
        <w:t>of</w:t>
      </w:r>
      <w:r>
        <w:rPr>
          <w:spacing w:val="-36"/>
          <w:w w:val="110"/>
        </w:rPr>
        <w:t xml:space="preserve"> </w:t>
      </w:r>
      <w:r>
        <w:rPr>
          <w:w w:val="110"/>
        </w:rPr>
        <w:t>this</w:t>
      </w:r>
      <w:r>
        <w:rPr>
          <w:spacing w:val="-36"/>
          <w:w w:val="110"/>
        </w:rPr>
        <w:t xml:space="preserve"> </w:t>
      </w:r>
      <w:r>
        <w:rPr>
          <w:w w:val="110"/>
        </w:rPr>
        <w:t>software.</w:t>
      </w:r>
      <w:r>
        <w:rPr>
          <w:spacing w:val="-36"/>
          <w:w w:val="110"/>
        </w:rPr>
        <w:t xml:space="preserve"> </w:t>
      </w:r>
      <w:r>
        <w:rPr>
          <w:w w:val="110"/>
        </w:rPr>
        <w:t>For</w:t>
      </w:r>
      <w:r>
        <w:rPr>
          <w:spacing w:val="-36"/>
          <w:w w:val="110"/>
        </w:rPr>
        <w:t xml:space="preserve"> </w:t>
      </w:r>
      <w:r>
        <w:rPr>
          <w:w w:val="110"/>
        </w:rPr>
        <w:t>example,</w:t>
      </w:r>
      <w:r>
        <w:rPr>
          <w:spacing w:val="-36"/>
          <w:w w:val="110"/>
        </w:rPr>
        <w:t xml:space="preserve"> </w:t>
      </w:r>
      <w:r>
        <w:rPr>
          <w:w w:val="110"/>
        </w:rPr>
        <w:t>while</w:t>
      </w:r>
      <w:r>
        <w:rPr>
          <w:spacing w:val="-36"/>
          <w:w w:val="110"/>
        </w:rPr>
        <w:t xml:space="preserve"> </w:t>
      </w:r>
      <w:r>
        <w:rPr>
          <w:w w:val="110"/>
        </w:rPr>
        <w:t>the</w:t>
      </w:r>
      <w:r>
        <w:rPr>
          <w:spacing w:val="-36"/>
          <w:w w:val="110"/>
        </w:rPr>
        <w:t xml:space="preserve"> </w:t>
      </w:r>
      <w:r>
        <w:rPr>
          <w:w w:val="110"/>
        </w:rPr>
        <w:t>reaction</w:t>
      </w:r>
      <w:r>
        <w:rPr>
          <w:spacing w:val="-36"/>
          <w:w w:val="110"/>
        </w:rPr>
        <w:t xml:space="preserve"> </w:t>
      </w:r>
      <w:r>
        <w:rPr>
          <w:w w:val="110"/>
        </w:rPr>
        <w:t>collapsing</w:t>
      </w:r>
      <w:r>
        <w:rPr>
          <w:spacing w:val="-36"/>
          <w:w w:val="110"/>
        </w:rPr>
        <w:t xml:space="preserve"> </w:t>
      </w:r>
      <w:r>
        <w:rPr>
          <w:w w:val="110"/>
        </w:rPr>
        <w:t>features of</w:t>
      </w:r>
      <w:r>
        <w:rPr>
          <w:spacing w:val="-37"/>
          <w:w w:val="110"/>
        </w:rPr>
        <w:t xml:space="preserve"> </w:t>
      </w:r>
      <w:proofErr w:type="spellStart"/>
      <w:r>
        <w:rPr>
          <w:w w:val="110"/>
        </w:rPr>
        <w:t>Metaboverse</w:t>
      </w:r>
      <w:proofErr w:type="spellEnd"/>
      <w:r>
        <w:rPr>
          <w:spacing w:val="-37"/>
          <w:w w:val="110"/>
        </w:rPr>
        <w:t xml:space="preserve"> </w:t>
      </w:r>
      <w:r>
        <w:rPr>
          <w:w w:val="110"/>
        </w:rPr>
        <w:t>aid</w:t>
      </w:r>
      <w:r>
        <w:rPr>
          <w:spacing w:val="-37"/>
          <w:w w:val="110"/>
        </w:rPr>
        <w:t xml:space="preserve"> </w:t>
      </w:r>
      <w:r>
        <w:rPr>
          <w:w w:val="110"/>
        </w:rPr>
        <w:t>in</w:t>
      </w:r>
      <w:r>
        <w:rPr>
          <w:spacing w:val="-37"/>
          <w:w w:val="110"/>
        </w:rPr>
        <w:t xml:space="preserve"> </w:t>
      </w:r>
      <w:r>
        <w:rPr>
          <w:w w:val="110"/>
        </w:rPr>
        <w:t>identifying</w:t>
      </w:r>
      <w:r>
        <w:rPr>
          <w:spacing w:val="-37"/>
          <w:w w:val="110"/>
        </w:rPr>
        <w:t xml:space="preserve"> </w:t>
      </w:r>
      <w:r>
        <w:rPr>
          <w:w w:val="110"/>
        </w:rPr>
        <w:t>patterns</w:t>
      </w:r>
      <w:r>
        <w:rPr>
          <w:spacing w:val="-36"/>
          <w:w w:val="110"/>
        </w:rPr>
        <w:t xml:space="preserve"> </w:t>
      </w:r>
      <w:r>
        <w:rPr>
          <w:w w:val="110"/>
        </w:rPr>
        <w:t>across</w:t>
      </w:r>
      <w:r>
        <w:rPr>
          <w:spacing w:val="-37"/>
          <w:w w:val="110"/>
        </w:rPr>
        <w:t xml:space="preserve"> </w:t>
      </w:r>
      <w:r>
        <w:rPr>
          <w:w w:val="110"/>
        </w:rPr>
        <w:t>several</w:t>
      </w:r>
      <w:r>
        <w:rPr>
          <w:spacing w:val="-37"/>
          <w:w w:val="110"/>
        </w:rPr>
        <w:t xml:space="preserve"> </w:t>
      </w:r>
      <w:r>
        <w:rPr>
          <w:w w:val="110"/>
        </w:rPr>
        <w:t>reactions</w:t>
      </w:r>
      <w:r>
        <w:rPr>
          <w:spacing w:val="-37"/>
          <w:w w:val="110"/>
        </w:rPr>
        <w:t xml:space="preserve"> </w:t>
      </w:r>
      <w:r>
        <w:rPr>
          <w:w w:val="110"/>
        </w:rPr>
        <w:t>where</w:t>
      </w:r>
      <w:r>
        <w:rPr>
          <w:spacing w:val="-37"/>
          <w:w w:val="110"/>
        </w:rPr>
        <w:t xml:space="preserve"> </w:t>
      </w:r>
      <w:r>
        <w:rPr>
          <w:w w:val="110"/>
        </w:rPr>
        <w:t>data</w:t>
      </w:r>
      <w:r>
        <w:rPr>
          <w:spacing w:val="-37"/>
          <w:w w:val="110"/>
        </w:rPr>
        <w:t xml:space="preserve"> </w:t>
      </w:r>
      <w:r>
        <w:rPr>
          <w:w w:val="110"/>
        </w:rPr>
        <w:t>may</w:t>
      </w:r>
      <w:r>
        <w:rPr>
          <w:spacing w:val="-36"/>
          <w:w w:val="110"/>
        </w:rPr>
        <w:t xml:space="preserve"> </w:t>
      </w:r>
      <w:r>
        <w:rPr>
          <w:w w:val="110"/>
        </w:rPr>
        <w:t>be</w:t>
      </w:r>
      <w:r>
        <w:rPr>
          <w:spacing w:val="-37"/>
          <w:w w:val="110"/>
        </w:rPr>
        <w:t xml:space="preserve"> </w:t>
      </w:r>
      <w:r>
        <w:rPr>
          <w:w w:val="110"/>
        </w:rPr>
        <w:t>missing,</w:t>
      </w:r>
      <w:r>
        <w:rPr>
          <w:spacing w:val="-37"/>
          <w:w w:val="110"/>
        </w:rPr>
        <w:t xml:space="preserve"> </w:t>
      </w:r>
      <w:r>
        <w:rPr>
          <w:w w:val="110"/>
        </w:rPr>
        <w:t>there are</w:t>
      </w:r>
      <w:r>
        <w:rPr>
          <w:spacing w:val="-36"/>
          <w:w w:val="110"/>
        </w:rPr>
        <w:t xml:space="preserve"> </w:t>
      </w:r>
      <w:r>
        <w:rPr>
          <w:w w:val="110"/>
        </w:rPr>
        <w:t>various</w:t>
      </w:r>
      <w:r>
        <w:rPr>
          <w:spacing w:val="-36"/>
          <w:w w:val="110"/>
        </w:rPr>
        <w:t xml:space="preserve"> </w:t>
      </w:r>
      <w:r>
        <w:rPr>
          <w:w w:val="110"/>
        </w:rPr>
        <w:t>biological</w:t>
      </w:r>
      <w:r>
        <w:rPr>
          <w:spacing w:val="-35"/>
          <w:w w:val="110"/>
        </w:rPr>
        <w:t xml:space="preserve"> </w:t>
      </w:r>
      <w:r>
        <w:rPr>
          <w:w w:val="110"/>
        </w:rPr>
        <w:t>and</w:t>
      </w:r>
      <w:r>
        <w:rPr>
          <w:spacing w:val="-36"/>
          <w:w w:val="110"/>
        </w:rPr>
        <w:t xml:space="preserve"> </w:t>
      </w:r>
      <w:r>
        <w:rPr>
          <w:w w:val="110"/>
        </w:rPr>
        <w:t>technical</w:t>
      </w:r>
      <w:r>
        <w:rPr>
          <w:spacing w:val="-35"/>
          <w:w w:val="110"/>
        </w:rPr>
        <w:t xml:space="preserve"> </w:t>
      </w:r>
      <w:r>
        <w:rPr>
          <w:w w:val="110"/>
        </w:rPr>
        <w:t>edge</w:t>
      </w:r>
      <w:r>
        <w:rPr>
          <w:spacing w:val="-36"/>
          <w:w w:val="110"/>
        </w:rPr>
        <w:t xml:space="preserve"> </w:t>
      </w:r>
      <w:r>
        <w:rPr>
          <w:w w:val="110"/>
        </w:rPr>
        <w:t>cases</w:t>
      </w:r>
      <w:r>
        <w:rPr>
          <w:spacing w:val="-35"/>
          <w:w w:val="110"/>
        </w:rPr>
        <w:t xml:space="preserve"> </w:t>
      </w:r>
      <w:r>
        <w:rPr>
          <w:w w:val="110"/>
        </w:rPr>
        <w:t>that</w:t>
      </w:r>
      <w:r>
        <w:rPr>
          <w:spacing w:val="-36"/>
          <w:w w:val="110"/>
        </w:rPr>
        <w:t xml:space="preserve"> </w:t>
      </w:r>
      <w:r>
        <w:rPr>
          <w:w w:val="110"/>
        </w:rPr>
        <w:t>need</w:t>
      </w:r>
      <w:r>
        <w:rPr>
          <w:spacing w:val="-35"/>
          <w:w w:val="110"/>
        </w:rPr>
        <w:t xml:space="preserve"> </w:t>
      </w:r>
      <w:r>
        <w:rPr>
          <w:w w:val="110"/>
        </w:rPr>
        <w:t>to</w:t>
      </w:r>
      <w:r>
        <w:rPr>
          <w:spacing w:val="-36"/>
          <w:w w:val="110"/>
        </w:rPr>
        <w:t xml:space="preserve"> </w:t>
      </w:r>
      <w:r>
        <w:rPr>
          <w:w w:val="110"/>
        </w:rPr>
        <w:t>be</w:t>
      </w:r>
      <w:r>
        <w:rPr>
          <w:spacing w:val="-35"/>
          <w:w w:val="110"/>
        </w:rPr>
        <w:t xml:space="preserve"> </w:t>
      </w:r>
      <w:r>
        <w:rPr>
          <w:w w:val="110"/>
        </w:rPr>
        <w:t>considered</w:t>
      </w:r>
      <w:r>
        <w:rPr>
          <w:spacing w:val="-36"/>
          <w:w w:val="110"/>
        </w:rPr>
        <w:t xml:space="preserve"> </w:t>
      </w:r>
      <w:r>
        <w:rPr>
          <w:w w:val="110"/>
        </w:rPr>
        <w:t>in</w:t>
      </w:r>
      <w:r>
        <w:rPr>
          <w:spacing w:val="-36"/>
          <w:w w:val="110"/>
        </w:rPr>
        <w:t xml:space="preserve"> </w:t>
      </w:r>
      <w:r>
        <w:rPr>
          <w:w w:val="110"/>
        </w:rPr>
        <w:t>future</w:t>
      </w:r>
      <w:r>
        <w:rPr>
          <w:spacing w:val="-35"/>
          <w:w w:val="110"/>
        </w:rPr>
        <w:t xml:space="preserve"> </w:t>
      </w:r>
      <w:r>
        <w:rPr>
          <w:w w:val="110"/>
        </w:rPr>
        <w:t>implementations of</w:t>
      </w:r>
      <w:r>
        <w:rPr>
          <w:spacing w:val="-29"/>
          <w:w w:val="110"/>
        </w:rPr>
        <w:t xml:space="preserve"> </w:t>
      </w:r>
      <w:r>
        <w:rPr>
          <w:w w:val="110"/>
        </w:rPr>
        <w:t>this</w:t>
      </w:r>
      <w:r>
        <w:rPr>
          <w:spacing w:val="-28"/>
          <w:w w:val="110"/>
        </w:rPr>
        <w:t xml:space="preserve"> </w:t>
      </w:r>
      <w:r>
        <w:rPr>
          <w:w w:val="110"/>
        </w:rPr>
        <w:t>feature.</w:t>
      </w:r>
      <w:r>
        <w:rPr>
          <w:spacing w:val="-28"/>
          <w:w w:val="110"/>
        </w:rPr>
        <w:t xml:space="preserve"> </w:t>
      </w:r>
      <w:r>
        <w:rPr>
          <w:w w:val="110"/>
        </w:rPr>
        <w:t>This</w:t>
      </w:r>
      <w:r>
        <w:rPr>
          <w:spacing w:val="-28"/>
          <w:w w:val="110"/>
        </w:rPr>
        <w:t xml:space="preserve"> </w:t>
      </w:r>
      <w:r>
        <w:rPr>
          <w:w w:val="110"/>
        </w:rPr>
        <w:t>is</w:t>
      </w:r>
      <w:r>
        <w:rPr>
          <w:spacing w:val="-28"/>
          <w:w w:val="110"/>
        </w:rPr>
        <w:t xml:space="preserve"> </w:t>
      </w:r>
      <w:r>
        <w:rPr>
          <w:w w:val="110"/>
        </w:rPr>
        <w:t>particularly</w:t>
      </w:r>
      <w:r>
        <w:rPr>
          <w:spacing w:val="-29"/>
          <w:w w:val="110"/>
        </w:rPr>
        <w:t xml:space="preserve"> </w:t>
      </w:r>
      <w:r>
        <w:rPr>
          <w:w w:val="110"/>
        </w:rPr>
        <w:t>challenging</w:t>
      </w:r>
      <w:r>
        <w:rPr>
          <w:spacing w:val="-28"/>
          <w:w w:val="110"/>
        </w:rPr>
        <w:t xml:space="preserve"> </w:t>
      </w:r>
      <w:r>
        <w:rPr>
          <w:w w:val="110"/>
        </w:rPr>
        <w:t>in</w:t>
      </w:r>
      <w:r>
        <w:rPr>
          <w:spacing w:val="-28"/>
          <w:w w:val="110"/>
        </w:rPr>
        <w:t xml:space="preserve"> </w:t>
      </w:r>
      <w:r>
        <w:rPr>
          <w:w w:val="110"/>
        </w:rPr>
        <w:t>datasets</w:t>
      </w:r>
      <w:r>
        <w:rPr>
          <w:spacing w:val="-28"/>
          <w:w w:val="110"/>
        </w:rPr>
        <w:t xml:space="preserve"> </w:t>
      </w:r>
      <w:r>
        <w:rPr>
          <w:w w:val="110"/>
        </w:rPr>
        <w:t>where</w:t>
      </w:r>
      <w:r>
        <w:rPr>
          <w:spacing w:val="-28"/>
          <w:w w:val="110"/>
        </w:rPr>
        <w:t xml:space="preserve"> </w:t>
      </w:r>
      <w:r>
        <w:rPr>
          <w:w w:val="110"/>
        </w:rPr>
        <w:t>few</w:t>
      </w:r>
      <w:r>
        <w:rPr>
          <w:spacing w:val="-28"/>
          <w:w w:val="110"/>
        </w:rPr>
        <w:t xml:space="preserve"> </w:t>
      </w:r>
      <w:r>
        <w:rPr>
          <w:w w:val="110"/>
        </w:rPr>
        <w:t>metabolites</w:t>
      </w:r>
      <w:r>
        <w:rPr>
          <w:spacing w:val="-29"/>
          <w:w w:val="110"/>
        </w:rPr>
        <w:t xml:space="preserve"> </w:t>
      </w:r>
      <w:r>
        <w:rPr>
          <w:w w:val="110"/>
        </w:rPr>
        <w:t>were</w:t>
      </w:r>
      <w:r>
        <w:rPr>
          <w:spacing w:val="-28"/>
          <w:w w:val="110"/>
        </w:rPr>
        <w:t xml:space="preserve"> </w:t>
      </w:r>
      <w:r>
        <w:rPr>
          <w:w w:val="110"/>
        </w:rPr>
        <w:t>measured.</w:t>
      </w:r>
    </w:p>
    <w:p w14:paraId="45542013" w14:textId="77777777" w:rsidR="00617E67" w:rsidRDefault="00E8776B">
      <w:pPr>
        <w:pStyle w:val="BodyText"/>
        <w:spacing w:before="6" w:line="280" w:lineRule="auto"/>
        <w:ind w:left="120" w:right="406"/>
      </w:pPr>
      <w:r>
        <w:rPr>
          <w:w w:val="105"/>
        </w:rPr>
        <w:t>Hopefully, as technical limitations in metabolomics are also overcome, more complete snapshots of metabolism will be visible. Additionally, while we take a more straightforward and somewhat rudimentary approach to statistical significance integration in the reaction motif searches, more holistic platforms for cross-omics integration are needed and remain a significant challenge across multi-omics research.</w:t>
      </w:r>
    </w:p>
    <w:p w14:paraId="475F6134" w14:textId="77777777" w:rsidR="00617E67" w:rsidRDefault="00617E67">
      <w:pPr>
        <w:pStyle w:val="BodyText"/>
        <w:spacing w:before="7"/>
        <w:rPr>
          <w:sz w:val="26"/>
        </w:rPr>
      </w:pPr>
    </w:p>
    <w:p w14:paraId="3120DBBD" w14:textId="77777777" w:rsidR="00617E67" w:rsidRDefault="00E8776B">
      <w:pPr>
        <w:pStyle w:val="BodyText"/>
        <w:spacing w:line="280" w:lineRule="auto"/>
        <w:ind w:left="120" w:right="153"/>
      </w:pPr>
      <w:r>
        <w:rPr>
          <w:w w:val="110"/>
        </w:rPr>
        <w:t xml:space="preserve">In summary, we hope that </w:t>
      </w:r>
      <w:proofErr w:type="spellStart"/>
      <w:r>
        <w:rPr>
          <w:w w:val="110"/>
        </w:rPr>
        <w:t>Metaboverse</w:t>
      </w:r>
      <w:proofErr w:type="spellEnd"/>
      <w:r>
        <w:rPr>
          <w:w w:val="110"/>
        </w:rPr>
        <w:t xml:space="preserve"> will bring a new perspective to users’ data. We envision </w:t>
      </w:r>
      <w:proofErr w:type="spellStart"/>
      <w:r>
        <w:rPr>
          <w:w w:val="110"/>
        </w:rPr>
        <w:t>Metaboverse</w:t>
      </w:r>
      <w:proofErr w:type="spellEnd"/>
      <w:r>
        <w:rPr>
          <w:spacing w:val="-32"/>
          <w:w w:val="110"/>
        </w:rPr>
        <w:t xml:space="preserve"> </w:t>
      </w:r>
      <w:r>
        <w:rPr>
          <w:w w:val="110"/>
        </w:rPr>
        <w:t>as</w:t>
      </w:r>
      <w:r>
        <w:rPr>
          <w:spacing w:val="-32"/>
          <w:w w:val="110"/>
        </w:rPr>
        <w:t xml:space="preserve"> </w:t>
      </w:r>
      <w:r>
        <w:rPr>
          <w:w w:val="110"/>
        </w:rPr>
        <w:t>a</w:t>
      </w:r>
      <w:r>
        <w:rPr>
          <w:spacing w:val="-31"/>
          <w:w w:val="110"/>
        </w:rPr>
        <w:t xml:space="preserve"> </w:t>
      </w:r>
      <w:r>
        <w:rPr>
          <w:w w:val="110"/>
        </w:rPr>
        <w:t>staple</w:t>
      </w:r>
      <w:r>
        <w:rPr>
          <w:spacing w:val="-32"/>
          <w:w w:val="110"/>
        </w:rPr>
        <w:t xml:space="preserve"> </w:t>
      </w:r>
      <w:r>
        <w:rPr>
          <w:w w:val="110"/>
        </w:rPr>
        <w:t>tool</w:t>
      </w:r>
      <w:r>
        <w:rPr>
          <w:spacing w:val="-31"/>
          <w:w w:val="110"/>
        </w:rPr>
        <w:t xml:space="preserve"> </w:t>
      </w:r>
      <w:r>
        <w:rPr>
          <w:w w:val="110"/>
        </w:rPr>
        <w:t>in</w:t>
      </w:r>
      <w:r>
        <w:rPr>
          <w:spacing w:val="-32"/>
          <w:w w:val="110"/>
        </w:rPr>
        <w:t xml:space="preserve"> </w:t>
      </w:r>
      <w:r>
        <w:rPr>
          <w:w w:val="110"/>
        </w:rPr>
        <w:t>the</w:t>
      </w:r>
      <w:r>
        <w:rPr>
          <w:spacing w:val="-31"/>
          <w:w w:val="110"/>
        </w:rPr>
        <w:t xml:space="preserve"> </w:t>
      </w:r>
      <w:r>
        <w:rPr>
          <w:w w:val="110"/>
        </w:rPr>
        <w:t>metabolic</w:t>
      </w:r>
      <w:r>
        <w:rPr>
          <w:spacing w:val="-32"/>
          <w:w w:val="110"/>
        </w:rPr>
        <w:t xml:space="preserve"> </w:t>
      </w:r>
      <w:r>
        <w:rPr>
          <w:w w:val="110"/>
        </w:rPr>
        <w:t>research</w:t>
      </w:r>
      <w:r>
        <w:rPr>
          <w:spacing w:val="-31"/>
          <w:w w:val="110"/>
        </w:rPr>
        <w:t xml:space="preserve"> </w:t>
      </w:r>
      <w:r>
        <w:rPr>
          <w:w w:val="110"/>
        </w:rPr>
        <w:t>toolkit</w:t>
      </w:r>
      <w:r>
        <w:rPr>
          <w:spacing w:val="-32"/>
          <w:w w:val="110"/>
        </w:rPr>
        <w:t xml:space="preserve"> </w:t>
      </w:r>
      <w:r>
        <w:rPr>
          <w:w w:val="110"/>
        </w:rPr>
        <w:t>that</w:t>
      </w:r>
      <w:r>
        <w:rPr>
          <w:spacing w:val="-31"/>
          <w:w w:val="110"/>
        </w:rPr>
        <w:t xml:space="preserve"> </w:t>
      </w:r>
      <w:r>
        <w:rPr>
          <w:w w:val="110"/>
        </w:rPr>
        <w:t>will</w:t>
      </w:r>
      <w:r>
        <w:rPr>
          <w:spacing w:val="-32"/>
          <w:w w:val="110"/>
        </w:rPr>
        <w:t xml:space="preserve"> </w:t>
      </w:r>
      <w:r>
        <w:rPr>
          <w:w w:val="110"/>
        </w:rPr>
        <w:t>help</w:t>
      </w:r>
      <w:r>
        <w:rPr>
          <w:spacing w:val="-31"/>
          <w:w w:val="110"/>
        </w:rPr>
        <w:t xml:space="preserve"> </w:t>
      </w:r>
      <w:r>
        <w:rPr>
          <w:w w:val="110"/>
        </w:rPr>
        <w:t>researchers</w:t>
      </w:r>
      <w:r>
        <w:rPr>
          <w:spacing w:val="-32"/>
          <w:w w:val="110"/>
        </w:rPr>
        <w:t xml:space="preserve"> </w:t>
      </w:r>
      <w:r>
        <w:rPr>
          <w:w w:val="110"/>
        </w:rPr>
        <w:t>critically</w:t>
      </w:r>
      <w:r>
        <w:rPr>
          <w:spacing w:val="-31"/>
          <w:w w:val="110"/>
        </w:rPr>
        <w:t xml:space="preserve"> </w:t>
      </w:r>
      <w:r>
        <w:rPr>
          <w:w w:val="110"/>
        </w:rPr>
        <w:t>and holistically consider their data in the context of biological network interactions and help draw the connections</w:t>
      </w:r>
      <w:r>
        <w:rPr>
          <w:spacing w:val="-34"/>
          <w:w w:val="110"/>
        </w:rPr>
        <w:t xml:space="preserve"> </w:t>
      </w:r>
      <w:r>
        <w:rPr>
          <w:w w:val="110"/>
        </w:rPr>
        <w:t>needed</w:t>
      </w:r>
      <w:r>
        <w:rPr>
          <w:spacing w:val="-34"/>
          <w:w w:val="110"/>
        </w:rPr>
        <w:t xml:space="preserve"> </w:t>
      </w:r>
      <w:r>
        <w:rPr>
          <w:w w:val="110"/>
        </w:rPr>
        <w:t>to</w:t>
      </w:r>
      <w:r>
        <w:rPr>
          <w:spacing w:val="-34"/>
          <w:w w:val="110"/>
        </w:rPr>
        <w:t xml:space="preserve"> </w:t>
      </w:r>
      <w:r>
        <w:rPr>
          <w:w w:val="110"/>
        </w:rPr>
        <w:t>aid</w:t>
      </w:r>
      <w:r>
        <w:rPr>
          <w:spacing w:val="-34"/>
          <w:w w:val="110"/>
        </w:rPr>
        <w:t xml:space="preserve"> </w:t>
      </w:r>
      <w:r>
        <w:rPr>
          <w:w w:val="110"/>
        </w:rPr>
        <w:t>them</w:t>
      </w:r>
      <w:r>
        <w:rPr>
          <w:spacing w:val="-34"/>
          <w:w w:val="110"/>
        </w:rPr>
        <w:t xml:space="preserve"> </w:t>
      </w:r>
      <w:r>
        <w:rPr>
          <w:w w:val="110"/>
        </w:rPr>
        <w:t>in</w:t>
      </w:r>
      <w:r>
        <w:rPr>
          <w:spacing w:val="-34"/>
          <w:w w:val="110"/>
        </w:rPr>
        <w:t xml:space="preserve"> </w:t>
      </w:r>
      <w:r>
        <w:rPr>
          <w:w w:val="110"/>
        </w:rPr>
        <w:t>extracting</w:t>
      </w:r>
      <w:r>
        <w:rPr>
          <w:spacing w:val="-34"/>
          <w:w w:val="110"/>
        </w:rPr>
        <w:t xml:space="preserve"> </w:t>
      </w:r>
      <w:r>
        <w:rPr>
          <w:w w:val="110"/>
        </w:rPr>
        <w:t>new</w:t>
      </w:r>
      <w:r>
        <w:rPr>
          <w:spacing w:val="-34"/>
          <w:w w:val="110"/>
        </w:rPr>
        <w:t xml:space="preserve"> </w:t>
      </w:r>
      <w:r>
        <w:rPr>
          <w:w w:val="110"/>
        </w:rPr>
        <w:t>and</w:t>
      </w:r>
      <w:r>
        <w:rPr>
          <w:spacing w:val="-34"/>
          <w:w w:val="110"/>
        </w:rPr>
        <w:t xml:space="preserve"> </w:t>
      </w:r>
      <w:r>
        <w:rPr>
          <w:w w:val="110"/>
        </w:rPr>
        <w:t>exciting</w:t>
      </w:r>
      <w:r>
        <w:rPr>
          <w:spacing w:val="-34"/>
          <w:w w:val="110"/>
        </w:rPr>
        <w:t xml:space="preserve"> </w:t>
      </w:r>
      <w:r>
        <w:rPr>
          <w:w w:val="110"/>
        </w:rPr>
        <w:t>hypotheses</w:t>
      </w:r>
      <w:r>
        <w:rPr>
          <w:spacing w:val="-34"/>
          <w:w w:val="110"/>
        </w:rPr>
        <w:t xml:space="preserve"> </w:t>
      </w:r>
      <w:r>
        <w:rPr>
          <w:w w:val="110"/>
        </w:rPr>
        <w:t>that</w:t>
      </w:r>
      <w:r>
        <w:rPr>
          <w:spacing w:val="-34"/>
          <w:w w:val="110"/>
        </w:rPr>
        <w:t xml:space="preserve"> </w:t>
      </w:r>
      <w:r>
        <w:rPr>
          <w:w w:val="110"/>
        </w:rPr>
        <w:t>might</w:t>
      </w:r>
      <w:r>
        <w:rPr>
          <w:spacing w:val="-34"/>
          <w:w w:val="110"/>
        </w:rPr>
        <w:t xml:space="preserve"> </w:t>
      </w:r>
      <w:r>
        <w:rPr>
          <w:w w:val="110"/>
        </w:rPr>
        <w:t>be</w:t>
      </w:r>
      <w:r>
        <w:rPr>
          <w:spacing w:val="-33"/>
          <w:w w:val="110"/>
        </w:rPr>
        <w:t xml:space="preserve"> </w:t>
      </w:r>
      <w:r>
        <w:rPr>
          <w:w w:val="110"/>
        </w:rPr>
        <w:t>challenging to do without this</w:t>
      </w:r>
      <w:r>
        <w:rPr>
          <w:spacing w:val="-45"/>
          <w:w w:val="110"/>
        </w:rPr>
        <w:t xml:space="preserve"> </w:t>
      </w:r>
      <w:r>
        <w:rPr>
          <w:w w:val="110"/>
        </w:rPr>
        <w:t>tool.</w:t>
      </w:r>
    </w:p>
    <w:p w14:paraId="549A9EF3" w14:textId="77777777" w:rsidR="00617E67" w:rsidRDefault="00617E67">
      <w:pPr>
        <w:spacing w:line="280" w:lineRule="auto"/>
        <w:sectPr w:rsidR="00617E67">
          <w:pgSz w:w="11900" w:h="16820"/>
          <w:pgMar w:top="640" w:right="600" w:bottom="280" w:left="600" w:header="720" w:footer="720" w:gutter="0"/>
          <w:cols w:space="720"/>
        </w:sectPr>
      </w:pPr>
    </w:p>
    <w:p w14:paraId="4AD0C072" w14:textId="77777777" w:rsidR="00617E67" w:rsidRDefault="007957CD">
      <w:pPr>
        <w:pStyle w:val="Heading1"/>
      </w:pPr>
      <w:r>
        <w:rPr>
          <w:noProof/>
        </w:rPr>
        <w:lastRenderedPageBreak/>
        <mc:AlternateContent>
          <mc:Choice Requires="wps">
            <w:drawing>
              <wp:anchor distT="0" distB="0" distL="0" distR="0" simplePos="0" relativeHeight="251689984" behindDoc="1" locked="0" layoutInCell="1" allowOverlap="1" wp14:anchorId="4E9B6177" wp14:editId="39F6EC12">
                <wp:simplePos x="0" y="0"/>
                <wp:positionH relativeFrom="page">
                  <wp:posOffset>457200</wp:posOffset>
                </wp:positionH>
                <wp:positionV relativeFrom="paragraph">
                  <wp:posOffset>339090</wp:posOffset>
                </wp:positionV>
                <wp:extent cx="6645910"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5B7D8" id="Freeform 7" o:spid="_x0000_s1026" style="position:absolute;margin-left:36pt;margin-top:26.7pt;width:523.3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" path="m,l10466,e" filled="f" strokecolor="#bcbcbc">
                <v:path arrowok="t" o:connecttype="custom" o:connectlocs="0,0;6645910,0" o:connectangles="0,0"/>
                <w10:wrap type="topAndBottom" anchorx="page"/>
              </v:shape>
            </w:pict>
          </mc:Fallback>
        </mc:AlternateContent>
      </w:r>
      <w:r w:rsidR="00E8776B">
        <w:rPr>
          <w:noProof/>
        </w:rPr>
        <w:drawing>
          <wp:anchor distT="0" distB="0" distL="0" distR="0" simplePos="0" relativeHeight="250402816" behindDoc="1" locked="0" layoutInCell="1" allowOverlap="1" wp14:anchorId="50CB4036" wp14:editId="206B3102">
            <wp:simplePos x="0" y="0"/>
            <wp:positionH relativeFrom="page">
              <wp:posOffset>0</wp:posOffset>
            </wp:positionH>
            <wp:positionV relativeFrom="page">
              <wp:posOffset>0</wp:posOffset>
            </wp:positionV>
            <wp:extent cx="7556500" cy="10680700"/>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36" w:name="Methods"/>
      <w:bookmarkEnd w:id="36"/>
      <w:r w:rsidR="00E8776B">
        <w:rPr>
          <w:w w:val="110"/>
        </w:rPr>
        <w:t>Methods</w:t>
      </w:r>
    </w:p>
    <w:p w14:paraId="4573AC08" w14:textId="77777777" w:rsidR="00617E67" w:rsidRDefault="00E8776B">
      <w:pPr>
        <w:pStyle w:val="BodyText"/>
        <w:spacing w:before="298"/>
        <w:ind w:left="120"/>
      </w:pPr>
      <w:r>
        <w:rPr>
          <w:w w:val="105"/>
        </w:rPr>
        <w:t xml:space="preserve">A tutorial for how to use </w:t>
      </w:r>
      <w:proofErr w:type="spellStart"/>
      <w:r>
        <w:rPr>
          <w:w w:val="105"/>
        </w:rPr>
        <w:t>Metaboverse</w:t>
      </w:r>
      <w:proofErr w:type="spellEnd"/>
      <w:r>
        <w:rPr>
          <w:w w:val="105"/>
        </w:rPr>
        <w:t xml:space="preserve"> can be found at metaboverse.readthedocs.io/getting-started.</w:t>
      </w:r>
    </w:p>
    <w:p w14:paraId="019B87DA" w14:textId="77777777" w:rsidR="00617E67" w:rsidRDefault="00617E67">
      <w:pPr>
        <w:pStyle w:val="BodyText"/>
        <w:spacing w:before="3"/>
        <w:rPr>
          <w:sz w:val="30"/>
        </w:rPr>
      </w:pPr>
    </w:p>
    <w:p w14:paraId="46B75A9C" w14:textId="77777777" w:rsidR="00617E67" w:rsidRDefault="00E8776B">
      <w:pPr>
        <w:pStyle w:val="Heading2"/>
        <w:numPr>
          <w:ilvl w:val="0"/>
          <w:numId w:val="5"/>
        </w:numPr>
        <w:tabs>
          <w:tab w:val="left" w:pos="390"/>
        </w:tabs>
        <w:spacing w:before="1"/>
      </w:pPr>
      <w:bookmarkStart w:id="37" w:name="1._Network_Curation"/>
      <w:bookmarkEnd w:id="37"/>
      <w:r>
        <w:rPr>
          <w:w w:val="110"/>
        </w:rPr>
        <w:t>Network</w:t>
      </w:r>
      <w:r>
        <w:rPr>
          <w:spacing w:val="-12"/>
          <w:w w:val="110"/>
        </w:rPr>
        <w:t xml:space="preserve"> </w:t>
      </w:r>
      <w:r>
        <w:rPr>
          <w:w w:val="110"/>
        </w:rPr>
        <w:t>Curation</w:t>
      </w:r>
    </w:p>
    <w:p w14:paraId="031BF728" w14:textId="77777777" w:rsidR="00617E67" w:rsidRDefault="00617E67">
      <w:pPr>
        <w:pStyle w:val="BodyText"/>
        <w:spacing w:before="1"/>
        <w:rPr>
          <w:b/>
          <w:sz w:val="30"/>
        </w:rPr>
      </w:pPr>
    </w:p>
    <w:p w14:paraId="62E5685C" w14:textId="77777777" w:rsidR="00617E67" w:rsidRDefault="00E8776B">
      <w:pPr>
        <w:pStyle w:val="BodyText"/>
        <w:spacing w:line="280" w:lineRule="auto"/>
        <w:ind w:left="120"/>
      </w:pPr>
      <w:r>
        <w:rPr>
          <w:w w:val="105"/>
        </w:rPr>
        <w:t xml:space="preserve">Biological networks are curated using the current version of the </w:t>
      </w:r>
      <w:proofErr w:type="spellStart"/>
      <w:r>
        <w:rPr>
          <w:w w:val="105"/>
        </w:rPr>
        <w:t>Reactome</w:t>
      </w:r>
      <w:proofErr w:type="spellEnd"/>
      <w:r>
        <w:rPr>
          <w:w w:val="105"/>
        </w:rPr>
        <w:t xml:space="preserve"> database. In particular, the pathway records for each species, complex component and interaction data, </w:t>
      </w:r>
      <w:proofErr w:type="spellStart"/>
      <w:r>
        <w:rPr>
          <w:w w:val="105"/>
        </w:rPr>
        <w:t>Ensembl</w:t>
      </w:r>
      <w:proofErr w:type="spellEnd"/>
      <w:r>
        <w:rPr>
          <w:w w:val="105"/>
        </w:rPr>
        <w:t xml:space="preserve">, and </w:t>
      </w:r>
      <w:proofErr w:type="spellStart"/>
      <w:r>
        <w:rPr>
          <w:w w:val="105"/>
        </w:rPr>
        <w:t>UniProt</w:t>
      </w:r>
      <w:proofErr w:type="spellEnd"/>
      <w:r>
        <w:rPr>
          <w:w w:val="105"/>
        </w:rPr>
        <w:t xml:space="preserve"> </w:t>
      </w:r>
      <w:proofErr w:type="spellStart"/>
      <w:r>
        <w:rPr>
          <w:w w:val="105"/>
        </w:rPr>
        <w:t>Reactome</w:t>
      </w:r>
      <w:proofErr w:type="spellEnd"/>
      <w:r>
        <w:rPr>
          <w:w w:val="105"/>
        </w:rPr>
        <w:t xml:space="preserve"> mapping tables are integrated into the network database for </w:t>
      </w:r>
      <w:proofErr w:type="spellStart"/>
      <w:r>
        <w:rPr>
          <w:w w:val="105"/>
        </w:rPr>
        <w:t>Metaboverse</w:t>
      </w:r>
      <w:proofErr w:type="spellEnd"/>
      <w:r>
        <w:rPr>
          <w:w w:val="105"/>
        </w:rPr>
        <w:t xml:space="preserve">. Additionally, the </w:t>
      </w:r>
      <w:proofErr w:type="spellStart"/>
      <w:r>
        <w:rPr>
          <w:w w:val="105"/>
        </w:rPr>
        <w:t>ChEBI</w:t>
      </w:r>
      <w:proofErr w:type="spellEnd"/>
      <w:r>
        <w:rPr>
          <w:w w:val="105"/>
        </w:rPr>
        <w:t xml:space="preserve"> and The Human Metabolome databases are also referenced for metabolite synonym mapping</w:t>
      </w:r>
    </w:p>
    <w:p w14:paraId="15E17F6C" w14:textId="77777777" w:rsidR="00617E67" w:rsidRDefault="00E8776B">
      <w:pPr>
        <w:pStyle w:val="BodyText"/>
        <w:spacing w:before="4" w:line="280" w:lineRule="auto"/>
        <w:ind w:left="120"/>
      </w:pPr>
      <w:r>
        <w:rPr>
          <w:spacing w:val="7"/>
          <w:w w:val="110"/>
        </w:rPr>
        <w:t>[</w:t>
      </w:r>
      <w:hyperlink w:anchor="_bookmark22" w:history="1">
        <w:r>
          <w:rPr>
            <w:color w:val="2195F2"/>
            <w:spacing w:val="7"/>
            <w:w w:val="110"/>
            <w:u w:val="single" w:color="2195F2"/>
          </w:rPr>
          <w:t>15</w:t>
        </w:r>
      </w:hyperlink>
      <w:r>
        <w:rPr>
          <w:spacing w:val="7"/>
          <w:w w:val="110"/>
        </w:rPr>
        <w:t>,</w:t>
      </w:r>
      <w:hyperlink w:anchor="_bookmark23" w:history="1">
        <w:r>
          <w:rPr>
            <w:color w:val="2195F2"/>
            <w:spacing w:val="7"/>
            <w:w w:val="110"/>
            <w:u w:val="single" w:color="2195F2"/>
          </w:rPr>
          <w:t>16</w:t>
        </w:r>
      </w:hyperlink>
      <w:r>
        <w:rPr>
          <w:spacing w:val="7"/>
          <w:w w:val="110"/>
        </w:rPr>
        <w:t>].</w:t>
      </w:r>
      <w:r>
        <w:rPr>
          <w:spacing w:val="-35"/>
          <w:w w:val="110"/>
        </w:rPr>
        <w:t xml:space="preserve"> </w:t>
      </w:r>
      <w:r>
        <w:rPr>
          <w:w w:val="110"/>
        </w:rPr>
        <w:t>These</w:t>
      </w:r>
      <w:r>
        <w:rPr>
          <w:spacing w:val="-34"/>
          <w:w w:val="110"/>
        </w:rPr>
        <w:t xml:space="preserve"> </w:t>
      </w:r>
      <w:r>
        <w:rPr>
          <w:w w:val="110"/>
        </w:rPr>
        <w:t>data</w:t>
      </w:r>
      <w:r>
        <w:rPr>
          <w:spacing w:val="-34"/>
          <w:w w:val="110"/>
        </w:rPr>
        <w:t xml:space="preserve"> </w:t>
      </w:r>
      <w:r>
        <w:rPr>
          <w:w w:val="110"/>
        </w:rPr>
        <w:t>are</w:t>
      </w:r>
      <w:r>
        <w:rPr>
          <w:spacing w:val="-34"/>
          <w:w w:val="110"/>
        </w:rPr>
        <w:t xml:space="preserve"> </w:t>
      </w:r>
      <w:r>
        <w:rPr>
          <w:w w:val="110"/>
        </w:rPr>
        <w:t>used</w:t>
      </w:r>
      <w:r>
        <w:rPr>
          <w:spacing w:val="-34"/>
          <w:w w:val="110"/>
        </w:rPr>
        <w:t xml:space="preserve"> </w:t>
      </w:r>
      <w:r>
        <w:rPr>
          <w:w w:val="110"/>
        </w:rPr>
        <w:t>to</w:t>
      </w:r>
      <w:r>
        <w:rPr>
          <w:spacing w:val="-35"/>
          <w:w w:val="110"/>
        </w:rPr>
        <w:t xml:space="preserve"> </w:t>
      </w:r>
      <w:r>
        <w:rPr>
          <w:w w:val="110"/>
        </w:rPr>
        <w:t>generate</w:t>
      </w:r>
      <w:r>
        <w:rPr>
          <w:spacing w:val="-34"/>
          <w:w w:val="110"/>
        </w:rPr>
        <w:t xml:space="preserve"> </w:t>
      </w:r>
      <w:r>
        <w:rPr>
          <w:w w:val="110"/>
        </w:rPr>
        <w:t>a</w:t>
      </w:r>
      <w:r>
        <w:rPr>
          <w:spacing w:val="-34"/>
          <w:w w:val="110"/>
        </w:rPr>
        <w:t xml:space="preserve"> </w:t>
      </w:r>
      <w:r>
        <w:rPr>
          <w:w w:val="110"/>
        </w:rPr>
        <w:t>series</w:t>
      </w:r>
      <w:r>
        <w:rPr>
          <w:spacing w:val="-34"/>
          <w:w w:val="110"/>
        </w:rPr>
        <w:t xml:space="preserve"> </w:t>
      </w:r>
      <w:r>
        <w:rPr>
          <w:w w:val="110"/>
        </w:rPr>
        <w:t>of</w:t>
      </w:r>
      <w:r>
        <w:rPr>
          <w:spacing w:val="-34"/>
          <w:w w:val="110"/>
        </w:rPr>
        <w:t xml:space="preserve"> </w:t>
      </w:r>
      <w:r>
        <w:rPr>
          <w:w w:val="110"/>
        </w:rPr>
        <w:t>mapping</w:t>
      </w:r>
      <w:r>
        <w:rPr>
          <w:spacing w:val="-34"/>
          <w:w w:val="110"/>
        </w:rPr>
        <w:t xml:space="preserve"> </w:t>
      </w:r>
      <w:r>
        <w:rPr>
          <w:w w:val="110"/>
        </w:rPr>
        <w:t>dictionaries</w:t>
      </w:r>
      <w:r>
        <w:rPr>
          <w:spacing w:val="-35"/>
          <w:w w:val="110"/>
        </w:rPr>
        <w:t xml:space="preserve"> </w:t>
      </w:r>
      <w:r>
        <w:rPr>
          <w:w w:val="110"/>
        </w:rPr>
        <w:t>for</w:t>
      </w:r>
      <w:r>
        <w:rPr>
          <w:spacing w:val="-34"/>
          <w:w w:val="110"/>
        </w:rPr>
        <w:t xml:space="preserve"> </w:t>
      </w:r>
      <w:r>
        <w:rPr>
          <w:w w:val="110"/>
        </w:rPr>
        <w:t>entities</w:t>
      </w:r>
      <w:r>
        <w:rPr>
          <w:spacing w:val="-34"/>
          <w:w w:val="110"/>
        </w:rPr>
        <w:t xml:space="preserve"> </w:t>
      </w:r>
      <w:r>
        <w:rPr>
          <w:w w:val="110"/>
        </w:rPr>
        <w:t>to</w:t>
      </w:r>
      <w:r>
        <w:rPr>
          <w:spacing w:val="-34"/>
          <w:w w:val="110"/>
        </w:rPr>
        <w:t xml:space="preserve"> </w:t>
      </w:r>
      <w:r>
        <w:rPr>
          <w:w w:val="110"/>
        </w:rPr>
        <w:t>reactions</w:t>
      </w:r>
      <w:r>
        <w:rPr>
          <w:spacing w:val="-34"/>
          <w:w w:val="110"/>
        </w:rPr>
        <w:t xml:space="preserve"> </w:t>
      </w:r>
      <w:r>
        <w:rPr>
          <w:w w:val="110"/>
        </w:rPr>
        <w:t>and reactions</w:t>
      </w:r>
      <w:r>
        <w:rPr>
          <w:spacing w:val="-13"/>
          <w:w w:val="110"/>
        </w:rPr>
        <w:t xml:space="preserve"> </w:t>
      </w:r>
      <w:r>
        <w:rPr>
          <w:w w:val="110"/>
        </w:rPr>
        <w:t>to</w:t>
      </w:r>
      <w:r>
        <w:rPr>
          <w:spacing w:val="-13"/>
          <w:w w:val="110"/>
        </w:rPr>
        <w:t xml:space="preserve"> </w:t>
      </w:r>
      <w:r>
        <w:rPr>
          <w:w w:val="110"/>
        </w:rPr>
        <w:t>pathways</w:t>
      </w:r>
      <w:r>
        <w:rPr>
          <w:spacing w:val="-13"/>
          <w:w w:val="110"/>
        </w:rPr>
        <w:t xml:space="preserve"> </w:t>
      </w:r>
      <w:r>
        <w:rPr>
          <w:w w:val="110"/>
        </w:rPr>
        <w:t>for</w:t>
      </w:r>
      <w:r>
        <w:rPr>
          <w:spacing w:val="-12"/>
          <w:w w:val="110"/>
        </w:rPr>
        <w:t xml:space="preserve"> </w:t>
      </w:r>
      <w:r>
        <w:rPr>
          <w:w w:val="110"/>
        </w:rPr>
        <w:t>the</w:t>
      </w:r>
      <w:r>
        <w:rPr>
          <w:spacing w:val="-13"/>
          <w:w w:val="110"/>
        </w:rPr>
        <w:t xml:space="preserve"> </w:t>
      </w:r>
      <w:r>
        <w:rPr>
          <w:w w:val="110"/>
        </w:rPr>
        <w:t>curation</w:t>
      </w:r>
      <w:r>
        <w:rPr>
          <w:spacing w:val="-13"/>
          <w:w w:val="110"/>
        </w:rPr>
        <w:t xml:space="preserve"> </w:t>
      </w:r>
      <w:r>
        <w:rPr>
          <w:w w:val="110"/>
        </w:rPr>
        <w:t>of</w:t>
      </w:r>
      <w:r>
        <w:rPr>
          <w:spacing w:val="-12"/>
          <w:w w:val="110"/>
        </w:rPr>
        <w:t xml:space="preserve"> </w:t>
      </w:r>
      <w:r>
        <w:rPr>
          <w:w w:val="110"/>
        </w:rPr>
        <w:t>the</w:t>
      </w:r>
      <w:r>
        <w:rPr>
          <w:spacing w:val="-13"/>
          <w:w w:val="110"/>
        </w:rPr>
        <w:t xml:space="preserve"> </w:t>
      </w:r>
      <w:r>
        <w:rPr>
          <w:w w:val="110"/>
        </w:rPr>
        <w:t>global</w:t>
      </w:r>
      <w:r>
        <w:rPr>
          <w:spacing w:val="-13"/>
          <w:w w:val="110"/>
        </w:rPr>
        <w:t xml:space="preserve"> </w:t>
      </w:r>
      <w:r>
        <w:rPr>
          <w:w w:val="110"/>
        </w:rPr>
        <w:t>network.</w:t>
      </w:r>
    </w:p>
    <w:p w14:paraId="06E20F3B" w14:textId="77777777" w:rsidR="00617E67" w:rsidRDefault="00617E67">
      <w:pPr>
        <w:pStyle w:val="BodyText"/>
        <w:spacing w:before="3"/>
        <w:rPr>
          <w:sz w:val="26"/>
        </w:rPr>
      </w:pPr>
    </w:p>
    <w:p w14:paraId="296EF85E" w14:textId="77777777" w:rsidR="00617E67" w:rsidRDefault="00E8776B">
      <w:pPr>
        <w:pStyle w:val="BodyText"/>
        <w:spacing w:line="280" w:lineRule="auto"/>
        <w:ind w:left="120"/>
      </w:pPr>
      <w:r>
        <w:rPr>
          <w:w w:val="110"/>
        </w:rPr>
        <w:t>After</w:t>
      </w:r>
      <w:r>
        <w:rPr>
          <w:spacing w:val="-27"/>
          <w:w w:val="110"/>
        </w:rPr>
        <w:t xml:space="preserve"> </w:t>
      </w:r>
      <w:r>
        <w:rPr>
          <w:w w:val="110"/>
        </w:rPr>
        <w:t>the</w:t>
      </w:r>
      <w:r>
        <w:rPr>
          <w:spacing w:val="-26"/>
          <w:w w:val="110"/>
        </w:rPr>
        <w:t xml:space="preserve"> </w:t>
      </w:r>
      <w:r>
        <w:rPr>
          <w:w w:val="110"/>
        </w:rPr>
        <w:t>relevant</w:t>
      </w:r>
      <w:r>
        <w:rPr>
          <w:spacing w:val="-26"/>
          <w:w w:val="110"/>
        </w:rPr>
        <w:t xml:space="preserve"> </w:t>
      </w:r>
      <w:r>
        <w:rPr>
          <w:w w:val="110"/>
        </w:rPr>
        <w:t>information</w:t>
      </w:r>
      <w:r>
        <w:rPr>
          <w:spacing w:val="-26"/>
          <w:w w:val="110"/>
        </w:rPr>
        <w:t xml:space="preserve"> </w:t>
      </w:r>
      <w:r>
        <w:rPr>
          <w:w w:val="110"/>
        </w:rPr>
        <w:t>is</w:t>
      </w:r>
      <w:r>
        <w:rPr>
          <w:spacing w:val="-27"/>
          <w:w w:val="110"/>
        </w:rPr>
        <w:t xml:space="preserve"> </w:t>
      </w:r>
      <w:r>
        <w:rPr>
          <w:w w:val="110"/>
        </w:rPr>
        <w:t>parsed</w:t>
      </w:r>
      <w:r>
        <w:rPr>
          <w:spacing w:val="-26"/>
          <w:w w:val="110"/>
        </w:rPr>
        <w:t xml:space="preserve"> </w:t>
      </w:r>
      <w:r>
        <w:rPr>
          <w:w w:val="110"/>
        </w:rPr>
        <w:t>from</w:t>
      </w:r>
      <w:r>
        <w:rPr>
          <w:spacing w:val="-26"/>
          <w:w w:val="110"/>
        </w:rPr>
        <w:t xml:space="preserve"> </w:t>
      </w:r>
      <w:r>
        <w:rPr>
          <w:w w:val="110"/>
        </w:rPr>
        <w:t>each</w:t>
      </w:r>
      <w:r>
        <w:rPr>
          <w:spacing w:val="-26"/>
          <w:w w:val="110"/>
        </w:rPr>
        <w:t xml:space="preserve"> </w:t>
      </w:r>
      <w:r>
        <w:rPr>
          <w:w w:val="110"/>
        </w:rPr>
        <w:t>table</w:t>
      </w:r>
      <w:r>
        <w:rPr>
          <w:spacing w:val="-26"/>
          <w:w w:val="110"/>
        </w:rPr>
        <w:t xml:space="preserve"> </w:t>
      </w:r>
      <w:r>
        <w:rPr>
          <w:w w:val="110"/>
        </w:rPr>
        <w:t>or</w:t>
      </w:r>
      <w:r>
        <w:rPr>
          <w:spacing w:val="-27"/>
          <w:w w:val="110"/>
        </w:rPr>
        <w:t xml:space="preserve"> </w:t>
      </w:r>
      <w:r>
        <w:rPr>
          <w:w w:val="110"/>
        </w:rPr>
        <w:t>record,</w:t>
      </w:r>
      <w:r>
        <w:rPr>
          <w:spacing w:val="-26"/>
          <w:w w:val="110"/>
        </w:rPr>
        <w:t xml:space="preserve"> </w:t>
      </w:r>
      <w:r>
        <w:rPr>
          <w:w w:val="110"/>
        </w:rPr>
        <w:t>the</w:t>
      </w:r>
      <w:r>
        <w:rPr>
          <w:spacing w:val="-26"/>
          <w:w w:val="110"/>
        </w:rPr>
        <w:t xml:space="preserve"> </w:t>
      </w:r>
      <w:r>
        <w:rPr>
          <w:w w:val="110"/>
        </w:rPr>
        <w:t>global</w:t>
      </w:r>
      <w:r>
        <w:rPr>
          <w:spacing w:val="-26"/>
          <w:w w:val="110"/>
        </w:rPr>
        <w:t xml:space="preserve"> </w:t>
      </w:r>
      <w:r>
        <w:rPr>
          <w:w w:val="110"/>
        </w:rPr>
        <w:t>network</w:t>
      </w:r>
      <w:r>
        <w:rPr>
          <w:spacing w:val="-26"/>
          <w:w w:val="110"/>
        </w:rPr>
        <w:t xml:space="preserve"> </w:t>
      </w:r>
      <w:r>
        <w:rPr>
          <w:w w:val="110"/>
        </w:rPr>
        <w:t>is</w:t>
      </w:r>
      <w:r>
        <w:rPr>
          <w:spacing w:val="-27"/>
          <w:w w:val="110"/>
        </w:rPr>
        <w:t xml:space="preserve"> </w:t>
      </w:r>
      <w:r>
        <w:rPr>
          <w:w w:val="110"/>
        </w:rPr>
        <w:t>propagated using</w:t>
      </w:r>
      <w:r>
        <w:rPr>
          <w:spacing w:val="-27"/>
          <w:w w:val="110"/>
        </w:rPr>
        <w:t xml:space="preserve"> </w:t>
      </w:r>
      <w:r>
        <w:rPr>
          <w:w w:val="110"/>
        </w:rPr>
        <w:t>the</w:t>
      </w:r>
      <w:r>
        <w:rPr>
          <w:spacing w:val="-26"/>
          <w:w w:val="110"/>
        </w:rPr>
        <w:t xml:space="preserve"> </w:t>
      </w:r>
      <w:proofErr w:type="spellStart"/>
      <w:r>
        <w:rPr>
          <w:w w:val="110"/>
        </w:rPr>
        <w:t>NetworkX</w:t>
      </w:r>
      <w:proofErr w:type="spellEnd"/>
      <w:r>
        <w:rPr>
          <w:spacing w:val="-27"/>
          <w:w w:val="110"/>
        </w:rPr>
        <w:t xml:space="preserve"> </w:t>
      </w:r>
      <w:r>
        <w:rPr>
          <w:w w:val="110"/>
        </w:rPr>
        <w:t>networking</w:t>
      </w:r>
      <w:r>
        <w:rPr>
          <w:spacing w:val="-26"/>
          <w:w w:val="110"/>
        </w:rPr>
        <w:t xml:space="preserve"> </w:t>
      </w:r>
      <w:r>
        <w:rPr>
          <w:w w:val="110"/>
        </w:rPr>
        <w:t>framework</w:t>
      </w:r>
      <w:r>
        <w:rPr>
          <w:spacing w:val="-27"/>
          <w:w w:val="110"/>
        </w:rPr>
        <w:t xml:space="preserve"> </w:t>
      </w:r>
      <w:r>
        <w:rPr>
          <w:w w:val="110"/>
        </w:rPr>
        <w:t>[</w:t>
      </w:r>
      <w:r>
        <w:rPr>
          <w:spacing w:val="-47"/>
          <w:w w:val="110"/>
        </w:rPr>
        <w:t xml:space="preserve"> </w:t>
      </w:r>
      <w:hyperlink w:anchor="_bookmark48" w:history="1">
        <w:r>
          <w:rPr>
            <w:color w:val="2195F2"/>
            <w:spacing w:val="4"/>
            <w:w w:val="110"/>
            <w:u w:val="single" w:color="2195F2"/>
          </w:rPr>
          <w:t>41</w:t>
        </w:r>
      </w:hyperlink>
      <w:r>
        <w:rPr>
          <w:spacing w:val="4"/>
          <w:w w:val="110"/>
        </w:rPr>
        <w:t>]</w:t>
      </w:r>
      <w:r>
        <w:rPr>
          <w:spacing w:val="-27"/>
          <w:w w:val="110"/>
        </w:rPr>
        <w:t xml:space="preserve"> </w:t>
      </w:r>
      <w:r>
        <w:rPr>
          <w:w w:val="110"/>
        </w:rPr>
        <w:t>to</w:t>
      </w:r>
      <w:r>
        <w:rPr>
          <w:spacing w:val="-26"/>
          <w:w w:val="110"/>
        </w:rPr>
        <w:t xml:space="preserve"> </w:t>
      </w:r>
      <w:r>
        <w:rPr>
          <w:w w:val="110"/>
        </w:rPr>
        <w:t>generate</w:t>
      </w:r>
      <w:r>
        <w:rPr>
          <w:spacing w:val="-27"/>
          <w:w w:val="110"/>
        </w:rPr>
        <w:t xml:space="preserve"> </w:t>
      </w:r>
      <w:r>
        <w:rPr>
          <w:w w:val="110"/>
        </w:rPr>
        <w:t>nodes</w:t>
      </w:r>
      <w:r>
        <w:rPr>
          <w:spacing w:val="-26"/>
          <w:w w:val="110"/>
        </w:rPr>
        <w:t xml:space="preserve"> </w:t>
      </w:r>
      <w:r>
        <w:rPr>
          <w:w w:val="110"/>
        </w:rPr>
        <w:t>for</w:t>
      </w:r>
      <w:r>
        <w:rPr>
          <w:spacing w:val="-27"/>
          <w:w w:val="110"/>
        </w:rPr>
        <w:t xml:space="preserve"> </w:t>
      </w:r>
      <w:r>
        <w:rPr>
          <w:w w:val="110"/>
        </w:rPr>
        <w:t>each</w:t>
      </w:r>
      <w:r>
        <w:rPr>
          <w:spacing w:val="-26"/>
          <w:w w:val="110"/>
        </w:rPr>
        <w:t xml:space="preserve"> </w:t>
      </w:r>
      <w:r>
        <w:rPr>
          <w:w w:val="110"/>
        </w:rPr>
        <w:t>reaction</w:t>
      </w:r>
      <w:r>
        <w:rPr>
          <w:spacing w:val="-27"/>
          <w:w w:val="110"/>
        </w:rPr>
        <w:t xml:space="preserve"> </w:t>
      </w:r>
      <w:r>
        <w:rPr>
          <w:w w:val="110"/>
        </w:rPr>
        <w:t>and</w:t>
      </w:r>
      <w:r>
        <w:rPr>
          <w:spacing w:val="-26"/>
          <w:w w:val="110"/>
        </w:rPr>
        <w:t xml:space="preserve"> </w:t>
      </w:r>
      <w:r>
        <w:rPr>
          <w:w w:val="110"/>
        </w:rPr>
        <w:t>reaction component and edges connecting components to the appropriate reactions. In some cases, a separate ID is used to generate two nodes for the same metabolite within two separate compartments</w:t>
      </w:r>
      <w:r>
        <w:rPr>
          <w:spacing w:val="-28"/>
          <w:w w:val="110"/>
        </w:rPr>
        <w:t xml:space="preserve"> </w:t>
      </w:r>
      <w:r>
        <w:rPr>
          <w:w w:val="110"/>
        </w:rPr>
        <w:t>to</w:t>
      </w:r>
      <w:r>
        <w:rPr>
          <w:spacing w:val="-28"/>
          <w:w w:val="110"/>
        </w:rPr>
        <w:t xml:space="preserve"> </w:t>
      </w:r>
      <w:r>
        <w:rPr>
          <w:w w:val="110"/>
        </w:rPr>
        <w:t>aid</w:t>
      </w:r>
      <w:r>
        <w:rPr>
          <w:spacing w:val="-27"/>
          <w:w w:val="110"/>
        </w:rPr>
        <w:t xml:space="preserve"> </w:t>
      </w:r>
      <w:r>
        <w:rPr>
          <w:w w:val="110"/>
        </w:rPr>
        <w:t>in</w:t>
      </w:r>
      <w:r>
        <w:rPr>
          <w:spacing w:val="-28"/>
          <w:w w:val="110"/>
        </w:rPr>
        <w:t xml:space="preserve"> </w:t>
      </w:r>
      <w:r>
        <w:rPr>
          <w:w w:val="110"/>
        </w:rPr>
        <w:t>visualization</w:t>
      </w:r>
      <w:r>
        <w:rPr>
          <w:spacing w:val="-27"/>
          <w:w w:val="110"/>
        </w:rPr>
        <w:t xml:space="preserve"> </w:t>
      </w:r>
      <w:r>
        <w:rPr>
          <w:w w:val="110"/>
        </w:rPr>
        <w:t>downstream;</w:t>
      </w:r>
      <w:r>
        <w:rPr>
          <w:spacing w:val="-28"/>
          <w:w w:val="110"/>
        </w:rPr>
        <w:t xml:space="preserve"> </w:t>
      </w:r>
      <w:r>
        <w:rPr>
          <w:w w:val="110"/>
        </w:rPr>
        <w:t>however,</w:t>
      </w:r>
      <w:r>
        <w:rPr>
          <w:spacing w:val="-28"/>
          <w:w w:val="110"/>
        </w:rPr>
        <w:t xml:space="preserve"> </w:t>
      </w:r>
      <w:r>
        <w:rPr>
          <w:w w:val="110"/>
        </w:rPr>
        <w:t>user</w:t>
      </w:r>
      <w:r>
        <w:rPr>
          <w:spacing w:val="-27"/>
          <w:w w:val="110"/>
        </w:rPr>
        <w:t xml:space="preserve"> </w:t>
      </w:r>
      <w:r>
        <w:rPr>
          <w:w w:val="110"/>
        </w:rPr>
        <w:t>data</w:t>
      </w:r>
      <w:r>
        <w:rPr>
          <w:spacing w:val="-28"/>
          <w:w w:val="110"/>
        </w:rPr>
        <w:t xml:space="preserve"> </w:t>
      </w:r>
      <w:r>
        <w:rPr>
          <w:w w:val="110"/>
        </w:rPr>
        <w:t>for</w:t>
      </w:r>
      <w:r>
        <w:rPr>
          <w:spacing w:val="-27"/>
          <w:w w:val="110"/>
        </w:rPr>
        <w:t xml:space="preserve"> </w:t>
      </w:r>
      <w:r>
        <w:rPr>
          <w:w w:val="110"/>
        </w:rPr>
        <w:t>the</w:t>
      </w:r>
      <w:r>
        <w:rPr>
          <w:spacing w:val="-28"/>
          <w:w w:val="110"/>
        </w:rPr>
        <w:t xml:space="preserve"> </w:t>
      </w:r>
      <w:r>
        <w:rPr>
          <w:w w:val="110"/>
        </w:rPr>
        <w:t>given</w:t>
      </w:r>
      <w:r>
        <w:rPr>
          <w:spacing w:val="-28"/>
          <w:w w:val="110"/>
        </w:rPr>
        <w:t xml:space="preserve"> </w:t>
      </w:r>
      <w:r>
        <w:rPr>
          <w:w w:val="110"/>
        </w:rPr>
        <w:t>entity</w:t>
      </w:r>
      <w:r>
        <w:rPr>
          <w:spacing w:val="-27"/>
          <w:w w:val="110"/>
        </w:rPr>
        <w:t xml:space="preserve"> </w:t>
      </w:r>
      <w:r>
        <w:rPr>
          <w:w w:val="110"/>
        </w:rPr>
        <w:t>would</w:t>
      </w:r>
      <w:r>
        <w:rPr>
          <w:spacing w:val="-28"/>
          <w:w w:val="110"/>
        </w:rPr>
        <w:t xml:space="preserve"> </w:t>
      </w:r>
      <w:r>
        <w:rPr>
          <w:w w:val="110"/>
        </w:rPr>
        <w:t>be properly mapped to both</w:t>
      </w:r>
      <w:r>
        <w:rPr>
          <w:spacing w:val="-47"/>
          <w:w w:val="110"/>
        </w:rPr>
        <w:t xml:space="preserve"> </w:t>
      </w:r>
      <w:r>
        <w:rPr>
          <w:w w:val="110"/>
        </w:rPr>
        <w:t>nodes.</w:t>
      </w:r>
    </w:p>
    <w:p w14:paraId="213AEEE4" w14:textId="77777777" w:rsidR="00617E67" w:rsidRDefault="00617E67">
      <w:pPr>
        <w:pStyle w:val="BodyText"/>
        <w:spacing w:before="8"/>
        <w:rPr>
          <w:sz w:val="26"/>
        </w:rPr>
      </w:pPr>
    </w:p>
    <w:p w14:paraId="6CEB51E7" w14:textId="77777777" w:rsidR="00617E67" w:rsidRDefault="00E8776B">
      <w:pPr>
        <w:pStyle w:val="BodyText"/>
        <w:spacing w:line="280" w:lineRule="auto"/>
        <w:ind w:left="120" w:right="153"/>
      </w:pPr>
      <w:r>
        <w:rPr>
          <w:w w:val="105"/>
        </w:rPr>
        <w:t xml:space="preserve">After the network is curated for the user-specified organism, each node’s degree (or magnitude of edges or connections) is determined to aid in the user’s downstream ability to avoid visualizing high- degree components, such as a proton or water, on the metabolic network, which can lead to graphical entanglement and cluttering and a decrease in computational performance [ </w:t>
      </w:r>
      <w:hyperlink w:anchor="_bookmark26" w:history="1">
        <w:r>
          <w:rPr>
            <w:color w:val="2195F2"/>
            <w:w w:val="105"/>
            <w:u w:val="single" w:color="2195F2"/>
          </w:rPr>
          <w:t>19</w:t>
        </w:r>
      </w:hyperlink>
      <w:r>
        <w:rPr>
          <w:w w:val="105"/>
        </w:rPr>
        <w:t>].</w:t>
      </w:r>
    </w:p>
    <w:p w14:paraId="1AB20A26" w14:textId="77777777" w:rsidR="00617E67" w:rsidRDefault="00617E67">
      <w:pPr>
        <w:pStyle w:val="BodyText"/>
        <w:spacing w:before="10"/>
        <w:rPr>
          <w:sz w:val="26"/>
        </w:rPr>
      </w:pPr>
    </w:p>
    <w:p w14:paraId="3B3C17C4" w14:textId="77777777" w:rsidR="00617E67" w:rsidRDefault="00E8776B">
      <w:pPr>
        <w:pStyle w:val="Heading2"/>
        <w:numPr>
          <w:ilvl w:val="0"/>
          <w:numId w:val="5"/>
        </w:numPr>
        <w:tabs>
          <w:tab w:val="left" w:pos="390"/>
        </w:tabs>
      </w:pPr>
      <w:bookmarkStart w:id="38" w:name="2._Data_overlay_and_broadcasting_for_mis"/>
      <w:bookmarkEnd w:id="38"/>
      <w:r>
        <w:rPr>
          <w:w w:val="105"/>
        </w:rPr>
        <w:t>Data overlay and broadcasting for missing</w:t>
      </w:r>
      <w:r>
        <w:rPr>
          <w:spacing w:val="-46"/>
          <w:w w:val="105"/>
        </w:rPr>
        <w:t xml:space="preserve"> </w:t>
      </w:r>
      <w:r>
        <w:rPr>
          <w:w w:val="105"/>
        </w:rPr>
        <w:t>entities</w:t>
      </w:r>
    </w:p>
    <w:p w14:paraId="0B688A61" w14:textId="77777777" w:rsidR="00617E67" w:rsidRDefault="00617E67">
      <w:pPr>
        <w:pStyle w:val="BodyText"/>
        <w:spacing w:before="1"/>
        <w:rPr>
          <w:b/>
          <w:sz w:val="30"/>
        </w:rPr>
      </w:pPr>
    </w:p>
    <w:p w14:paraId="44916C5A" w14:textId="77777777" w:rsidR="00617E67" w:rsidRDefault="00E8776B">
      <w:pPr>
        <w:pStyle w:val="BodyText"/>
        <w:spacing w:line="280" w:lineRule="auto"/>
        <w:ind w:left="120" w:right="186"/>
      </w:pPr>
      <w:r>
        <w:rPr>
          <w:w w:val="105"/>
        </w:rPr>
        <w:t xml:space="preserve">In order to overlay user data on the global network, first, user-provided gene expression, protein abundance, and/or metabolite abundances’ names are mapped to </w:t>
      </w:r>
      <w:proofErr w:type="spellStart"/>
      <w:r>
        <w:rPr>
          <w:w w:val="105"/>
        </w:rPr>
        <w:t>Metaboverse</w:t>
      </w:r>
      <w:proofErr w:type="spellEnd"/>
      <w:r>
        <w:rPr>
          <w:w w:val="105"/>
        </w:rPr>
        <w:t xml:space="preserve"> compatible identifiers. For components that </w:t>
      </w:r>
      <w:proofErr w:type="spellStart"/>
      <w:r>
        <w:rPr>
          <w:w w:val="105"/>
        </w:rPr>
        <w:t>Metaboverse</w:t>
      </w:r>
      <w:proofErr w:type="spellEnd"/>
      <w:r>
        <w:rPr>
          <w:w w:val="105"/>
        </w:rPr>
        <w:t xml:space="preserve"> is unable to map, a list will be returned to the user so they can provide alternative names to aid in mapping. Second, provided data values are mapped to the appropriate nodes in the network. In cases where gene expression data is available, but protein abundance</w:t>
      </w:r>
      <w:r>
        <w:rPr>
          <w:spacing w:val="-12"/>
          <w:w w:val="105"/>
        </w:rPr>
        <w:t xml:space="preserve"> </w:t>
      </w:r>
      <w:r>
        <w:rPr>
          <w:w w:val="105"/>
        </w:rPr>
        <w:t>data</w:t>
      </w:r>
      <w:r>
        <w:rPr>
          <w:spacing w:val="-12"/>
          <w:w w:val="105"/>
        </w:rPr>
        <w:t xml:space="preserve"> </w:t>
      </w:r>
      <w:r>
        <w:rPr>
          <w:w w:val="105"/>
        </w:rPr>
        <w:t>is</w:t>
      </w:r>
      <w:r>
        <w:rPr>
          <w:spacing w:val="-12"/>
          <w:w w:val="105"/>
        </w:rPr>
        <w:t xml:space="preserve"> </w:t>
      </w:r>
      <w:r>
        <w:rPr>
          <w:w w:val="105"/>
        </w:rPr>
        <w:t>missing,</w:t>
      </w:r>
      <w:r>
        <w:rPr>
          <w:spacing w:val="-12"/>
          <w:w w:val="105"/>
        </w:rPr>
        <w:t xml:space="preserve"> </w:t>
      </w:r>
      <w:proofErr w:type="spellStart"/>
      <w:r>
        <w:rPr>
          <w:w w:val="105"/>
        </w:rPr>
        <w:t>Metaboverse</w:t>
      </w:r>
      <w:proofErr w:type="spellEnd"/>
      <w:r>
        <w:rPr>
          <w:spacing w:val="-12"/>
          <w:w w:val="105"/>
        </w:rPr>
        <w:t xml:space="preserve"> </w:t>
      </w:r>
      <w:r>
        <w:rPr>
          <w:w w:val="105"/>
        </w:rPr>
        <w:t>will</w:t>
      </w:r>
      <w:r>
        <w:rPr>
          <w:spacing w:val="-12"/>
          <w:w w:val="105"/>
        </w:rPr>
        <w:t xml:space="preserve"> </w:t>
      </w:r>
      <w:r>
        <w:rPr>
          <w:w w:val="105"/>
        </w:rPr>
        <w:t>take</w:t>
      </w:r>
      <w:r>
        <w:rPr>
          <w:spacing w:val="-12"/>
          <w:w w:val="105"/>
        </w:rPr>
        <w:t xml:space="preserve"> </w:t>
      </w:r>
      <w:r>
        <w:rPr>
          <w:w w:val="105"/>
        </w:rPr>
        <w:t>the</w:t>
      </w:r>
      <w:r>
        <w:rPr>
          <w:spacing w:val="-12"/>
          <w:w w:val="105"/>
        </w:rPr>
        <w:t xml:space="preserve"> </w:t>
      </w:r>
      <w:r>
        <w:rPr>
          <w:w w:val="105"/>
        </w:rPr>
        <w:t>average</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available</w:t>
      </w:r>
      <w:r>
        <w:rPr>
          <w:spacing w:val="-12"/>
          <w:w w:val="105"/>
        </w:rPr>
        <w:t xml:space="preserve"> </w:t>
      </w:r>
      <w:r>
        <w:rPr>
          <w:w w:val="105"/>
        </w:rPr>
        <w:t>gene</w:t>
      </w:r>
      <w:r>
        <w:rPr>
          <w:spacing w:val="-12"/>
          <w:w w:val="105"/>
        </w:rPr>
        <w:t xml:space="preserve"> </w:t>
      </w:r>
      <w:r>
        <w:rPr>
          <w:w w:val="105"/>
        </w:rPr>
        <w:t>expression</w:t>
      </w:r>
      <w:r>
        <w:rPr>
          <w:spacing w:val="-12"/>
          <w:w w:val="105"/>
        </w:rPr>
        <w:t xml:space="preserve"> </w:t>
      </w:r>
      <w:r>
        <w:rPr>
          <w:w w:val="105"/>
        </w:rPr>
        <w:t>values to broadcast to the protein node. For complexes, all available component values (metabolites, proteins, etc.) are averaged. Nodes for which values were inferred will be marked by a dashed border during</w:t>
      </w:r>
      <w:r>
        <w:rPr>
          <w:spacing w:val="-7"/>
          <w:w w:val="105"/>
        </w:rPr>
        <w:t xml:space="preserve"> </w:t>
      </w:r>
      <w:r>
        <w:rPr>
          <w:w w:val="105"/>
        </w:rPr>
        <w:t>visualization</w:t>
      </w:r>
      <w:r>
        <w:rPr>
          <w:spacing w:val="-6"/>
          <w:w w:val="105"/>
        </w:rPr>
        <w:t xml:space="preserve"> </w:t>
      </w:r>
      <w:r>
        <w:rPr>
          <w:w w:val="105"/>
        </w:rPr>
        <w:t>to</w:t>
      </w:r>
      <w:r>
        <w:rPr>
          <w:spacing w:val="-6"/>
          <w:w w:val="105"/>
        </w:rPr>
        <w:t xml:space="preserve"> </w:t>
      </w:r>
      <w:r>
        <w:rPr>
          <w:w w:val="105"/>
        </w:rPr>
        <w:t>clearly</w:t>
      </w:r>
      <w:r>
        <w:rPr>
          <w:spacing w:val="-6"/>
          <w:w w:val="105"/>
        </w:rPr>
        <w:t xml:space="preserve"> </w:t>
      </w:r>
      <w:r>
        <w:rPr>
          <w:w w:val="105"/>
        </w:rPr>
        <w:t>show</w:t>
      </w:r>
      <w:r>
        <w:rPr>
          <w:spacing w:val="-6"/>
          <w:w w:val="105"/>
        </w:rPr>
        <w:t xml:space="preserve"> </w:t>
      </w:r>
      <w:r>
        <w:rPr>
          <w:w w:val="105"/>
        </w:rPr>
        <w:t>which</w:t>
      </w:r>
      <w:r>
        <w:rPr>
          <w:spacing w:val="-6"/>
          <w:w w:val="105"/>
        </w:rPr>
        <w:t xml:space="preserve"> </w:t>
      </w:r>
      <w:r>
        <w:rPr>
          <w:w w:val="105"/>
        </w:rPr>
        <w:t>values</w:t>
      </w:r>
      <w:r>
        <w:rPr>
          <w:spacing w:val="-6"/>
          <w:w w:val="105"/>
        </w:rPr>
        <w:t xml:space="preserve"> </w:t>
      </w:r>
      <w:r>
        <w:rPr>
          <w:w w:val="105"/>
        </w:rPr>
        <w:t>are</w:t>
      </w:r>
      <w:r>
        <w:rPr>
          <w:spacing w:val="-6"/>
          <w:w w:val="105"/>
        </w:rPr>
        <w:t xml:space="preserve"> </w:t>
      </w:r>
      <w:r>
        <w:rPr>
          <w:w w:val="105"/>
        </w:rPr>
        <w:t>known</w:t>
      </w:r>
      <w:r>
        <w:rPr>
          <w:spacing w:val="-6"/>
          <w:w w:val="105"/>
        </w:rPr>
        <w:t xml:space="preserve"> </w:t>
      </w:r>
      <w:r>
        <w:rPr>
          <w:w w:val="105"/>
        </w:rPr>
        <w:t>and</w:t>
      </w:r>
      <w:r>
        <w:rPr>
          <w:spacing w:val="-6"/>
          <w:w w:val="105"/>
        </w:rPr>
        <w:t xml:space="preserve"> </w:t>
      </w:r>
      <w:r>
        <w:rPr>
          <w:w w:val="105"/>
        </w:rPr>
        <w:t>which</w:t>
      </w:r>
      <w:r>
        <w:rPr>
          <w:spacing w:val="-6"/>
          <w:w w:val="105"/>
        </w:rPr>
        <w:t xml:space="preserve"> </w:t>
      </w:r>
      <w:r>
        <w:rPr>
          <w:w w:val="105"/>
        </w:rPr>
        <w:t>were</w:t>
      </w:r>
      <w:r>
        <w:rPr>
          <w:spacing w:val="-6"/>
          <w:w w:val="105"/>
        </w:rPr>
        <w:t xml:space="preserve"> </w:t>
      </w:r>
      <w:r>
        <w:rPr>
          <w:w w:val="105"/>
        </w:rPr>
        <w:t>inferred.</w:t>
      </w:r>
      <w:r>
        <w:rPr>
          <w:spacing w:val="-6"/>
          <w:w w:val="105"/>
        </w:rPr>
        <w:t xml:space="preserve"> </w:t>
      </w:r>
      <w:r>
        <w:rPr>
          <w:w w:val="105"/>
        </w:rPr>
        <w:t>Statistical</w:t>
      </w:r>
      <w:r>
        <w:rPr>
          <w:spacing w:val="-6"/>
          <w:w w:val="105"/>
        </w:rPr>
        <w:t xml:space="preserve"> </w:t>
      </w:r>
      <w:r>
        <w:rPr>
          <w:w w:val="105"/>
        </w:rPr>
        <w:t>values are derived from the highest value of the components (assuming a scale of 1 denotes no statistical significance</w:t>
      </w:r>
      <w:r>
        <w:rPr>
          <w:spacing w:val="-9"/>
          <w:w w:val="105"/>
        </w:rPr>
        <w:t xml:space="preserve"> </w:t>
      </w:r>
      <w:r>
        <w:rPr>
          <w:w w:val="105"/>
        </w:rPr>
        <w:t>and</w:t>
      </w:r>
      <w:r>
        <w:rPr>
          <w:spacing w:val="-9"/>
          <w:w w:val="105"/>
        </w:rPr>
        <w:t xml:space="preserve"> </w:t>
      </w:r>
      <w:r>
        <w:rPr>
          <w:w w:val="105"/>
        </w:rPr>
        <w:t>0</w:t>
      </w:r>
      <w:r>
        <w:rPr>
          <w:spacing w:val="-9"/>
          <w:w w:val="105"/>
        </w:rPr>
        <w:t xml:space="preserve"> </w:t>
      </w:r>
      <w:r>
        <w:rPr>
          <w:w w:val="105"/>
        </w:rPr>
        <w:t>denotes</w:t>
      </w:r>
      <w:r>
        <w:rPr>
          <w:spacing w:val="-8"/>
          <w:w w:val="105"/>
        </w:rPr>
        <w:t xml:space="preserve"> </w:t>
      </w:r>
      <w:r>
        <w:rPr>
          <w:w w:val="105"/>
        </w:rPr>
        <w:t>high</w:t>
      </w:r>
      <w:r>
        <w:rPr>
          <w:spacing w:val="-9"/>
          <w:w w:val="105"/>
        </w:rPr>
        <w:t xml:space="preserve"> </w:t>
      </w:r>
      <w:r>
        <w:rPr>
          <w:w w:val="105"/>
        </w:rPr>
        <w:t>statistical</w:t>
      </w:r>
      <w:r>
        <w:rPr>
          <w:spacing w:val="-9"/>
          <w:w w:val="105"/>
        </w:rPr>
        <w:t xml:space="preserve"> </w:t>
      </w:r>
      <w:r>
        <w:rPr>
          <w:w w:val="105"/>
        </w:rPr>
        <w:t>significance).</w:t>
      </w:r>
    </w:p>
    <w:p w14:paraId="19F68C9E" w14:textId="77777777" w:rsidR="00617E67" w:rsidRDefault="00617E67">
      <w:pPr>
        <w:pStyle w:val="BodyText"/>
        <w:spacing w:before="6"/>
        <w:rPr>
          <w:sz w:val="27"/>
        </w:rPr>
      </w:pPr>
    </w:p>
    <w:p w14:paraId="227D4DA9" w14:textId="77777777" w:rsidR="00617E67" w:rsidRDefault="00E8776B">
      <w:pPr>
        <w:pStyle w:val="Heading2"/>
        <w:numPr>
          <w:ilvl w:val="0"/>
          <w:numId w:val="5"/>
        </w:numPr>
        <w:tabs>
          <w:tab w:val="left" w:pos="390"/>
        </w:tabs>
      </w:pPr>
      <w:bookmarkStart w:id="39" w:name="3._Collapsing_reactions_with_missing_exp"/>
      <w:bookmarkEnd w:id="39"/>
      <w:r>
        <w:rPr>
          <w:w w:val="105"/>
        </w:rPr>
        <w:t>Collapsing</w:t>
      </w:r>
      <w:r>
        <w:rPr>
          <w:spacing w:val="-10"/>
          <w:w w:val="105"/>
        </w:rPr>
        <w:t xml:space="preserve"> </w:t>
      </w:r>
      <w:r>
        <w:rPr>
          <w:w w:val="105"/>
        </w:rPr>
        <w:t>reactions</w:t>
      </w:r>
      <w:r>
        <w:rPr>
          <w:spacing w:val="-9"/>
          <w:w w:val="105"/>
        </w:rPr>
        <w:t xml:space="preserve"> </w:t>
      </w:r>
      <w:r>
        <w:rPr>
          <w:w w:val="105"/>
        </w:rPr>
        <w:t>with</w:t>
      </w:r>
      <w:r>
        <w:rPr>
          <w:spacing w:val="-9"/>
          <w:w w:val="105"/>
        </w:rPr>
        <w:t xml:space="preserve"> </w:t>
      </w:r>
      <w:r>
        <w:rPr>
          <w:w w:val="105"/>
        </w:rPr>
        <w:t>missing</w:t>
      </w:r>
      <w:r>
        <w:rPr>
          <w:spacing w:val="-9"/>
          <w:w w:val="105"/>
        </w:rPr>
        <w:t xml:space="preserve"> </w:t>
      </w:r>
      <w:r>
        <w:rPr>
          <w:w w:val="105"/>
        </w:rPr>
        <w:t>expression</w:t>
      </w:r>
      <w:r>
        <w:rPr>
          <w:spacing w:val="-9"/>
          <w:w w:val="105"/>
        </w:rPr>
        <w:t xml:space="preserve"> </w:t>
      </w:r>
      <w:r>
        <w:rPr>
          <w:w w:val="105"/>
        </w:rPr>
        <w:t>or</w:t>
      </w:r>
      <w:r>
        <w:rPr>
          <w:spacing w:val="-9"/>
          <w:w w:val="105"/>
        </w:rPr>
        <w:t xml:space="preserve"> </w:t>
      </w:r>
      <w:r>
        <w:rPr>
          <w:w w:val="105"/>
        </w:rPr>
        <w:t>abundance</w:t>
      </w:r>
      <w:r>
        <w:rPr>
          <w:spacing w:val="-9"/>
          <w:w w:val="105"/>
        </w:rPr>
        <w:t xml:space="preserve"> </w:t>
      </w:r>
      <w:r>
        <w:rPr>
          <w:w w:val="105"/>
        </w:rPr>
        <w:t>user</w:t>
      </w:r>
      <w:r>
        <w:rPr>
          <w:spacing w:val="-9"/>
          <w:w w:val="105"/>
        </w:rPr>
        <w:t xml:space="preserve"> </w:t>
      </w:r>
      <w:r>
        <w:rPr>
          <w:w w:val="105"/>
        </w:rPr>
        <w:t>data</w:t>
      </w:r>
    </w:p>
    <w:p w14:paraId="3C191214" w14:textId="77777777" w:rsidR="00617E67" w:rsidRDefault="00617E67">
      <w:pPr>
        <w:pStyle w:val="BodyText"/>
        <w:spacing w:before="1"/>
        <w:rPr>
          <w:b/>
          <w:sz w:val="30"/>
        </w:rPr>
      </w:pPr>
    </w:p>
    <w:p w14:paraId="28D76042" w14:textId="77777777" w:rsidR="00617E67" w:rsidRDefault="00E8776B">
      <w:pPr>
        <w:pStyle w:val="BodyText"/>
        <w:spacing w:line="280" w:lineRule="auto"/>
        <w:ind w:left="120"/>
      </w:pPr>
      <w:r>
        <w:rPr>
          <w:w w:val="110"/>
        </w:rPr>
        <w:t>After</w:t>
      </w:r>
      <w:r>
        <w:rPr>
          <w:spacing w:val="-34"/>
          <w:w w:val="110"/>
        </w:rPr>
        <w:t xml:space="preserve"> </w:t>
      </w:r>
      <w:r>
        <w:rPr>
          <w:w w:val="110"/>
        </w:rPr>
        <w:t>data</w:t>
      </w:r>
      <w:r>
        <w:rPr>
          <w:spacing w:val="-34"/>
          <w:w w:val="110"/>
        </w:rPr>
        <w:t xml:space="preserve"> </w:t>
      </w:r>
      <w:r>
        <w:rPr>
          <w:w w:val="110"/>
        </w:rPr>
        <w:t>mapping</w:t>
      </w:r>
      <w:r>
        <w:rPr>
          <w:spacing w:val="-33"/>
          <w:w w:val="110"/>
        </w:rPr>
        <w:t xml:space="preserve"> </w:t>
      </w:r>
      <w:r>
        <w:rPr>
          <w:w w:val="110"/>
        </w:rPr>
        <w:t>is</w:t>
      </w:r>
      <w:r>
        <w:rPr>
          <w:spacing w:val="-34"/>
          <w:w w:val="110"/>
        </w:rPr>
        <w:t xml:space="preserve"> </w:t>
      </w:r>
      <w:r>
        <w:rPr>
          <w:w w:val="110"/>
        </w:rPr>
        <w:t>complete,</w:t>
      </w:r>
      <w:r>
        <w:rPr>
          <w:spacing w:val="-33"/>
          <w:w w:val="110"/>
        </w:rPr>
        <w:t xml:space="preserve"> </w:t>
      </w:r>
      <w:proofErr w:type="spellStart"/>
      <w:r>
        <w:rPr>
          <w:w w:val="110"/>
        </w:rPr>
        <w:t>Metaboverse</w:t>
      </w:r>
      <w:proofErr w:type="spellEnd"/>
      <w:r>
        <w:rPr>
          <w:spacing w:val="-34"/>
          <w:w w:val="110"/>
        </w:rPr>
        <w:t xml:space="preserve"> </w:t>
      </w:r>
      <w:r>
        <w:rPr>
          <w:w w:val="110"/>
        </w:rPr>
        <w:t>will</w:t>
      </w:r>
      <w:r>
        <w:rPr>
          <w:spacing w:val="-33"/>
          <w:w w:val="110"/>
        </w:rPr>
        <w:t xml:space="preserve"> </w:t>
      </w:r>
      <w:r>
        <w:rPr>
          <w:w w:val="110"/>
        </w:rPr>
        <w:t>generate</w:t>
      </w:r>
      <w:r>
        <w:rPr>
          <w:spacing w:val="-34"/>
          <w:w w:val="110"/>
        </w:rPr>
        <w:t xml:space="preserve"> </w:t>
      </w:r>
      <w:r>
        <w:rPr>
          <w:w w:val="110"/>
        </w:rPr>
        <w:t>a</w:t>
      </w:r>
      <w:r>
        <w:rPr>
          <w:spacing w:val="-34"/>
          <w:w w:val="110"/>
        </w:rPr>
        <w:t xml:space="preserve"> </w:t>
      </w:r>
      <w:r>
        <w:rPr>
          <w:w w:val="110"/>
        </w:rPr>
        <w:t>collapsed</w:t>
      </w:r>
      <w:r>
        <w:rPr>
          <w:spacing w:val="-33"/>
          <w:w w:val="110"/>
        </w:rPr>
        <w:t xml:space="preserve"> </w:t>
      </w:r>
      <w:r>
        <w:rPr>
          <w:w w:val="110"/>
        </w:rPr>
        <w:t>network</w:t>
      </w:r>
      <w:r>
        <w:rPr>
          <w:spacing w:val="-34"/>
          <w:w w:val="110"/>
        </w:rPr>
        <w:t xml:space="preserve"> </w:t>
      </w:r>
      <w:r>
        <w:rPr>
          <w:w w:val="110"/>
        </w:rPr>
        <w:t>representation</w:t>
      </w:r>
      <w:r>
        <w:rPr>
          <w:spacing w:val="-33"/>
          <w:w w:val="110"/>
        </w:rPr>
        <w:t xml:space="preserve"> </w:t>
      </w:r>
      <w:r>
        <w:rPr>
          <w:w w:val="110"/>
        </w:rPr>
        <w:t>for optional</w:t>
      </w:r>
      <w:r>
        <w:rPr>
          <w:spacing w:val="-29"/>
          <w:w w:val="110"/>
        </w:rPr>
        <w:t xml:space="preserve"> </w:t>
      </w:r>
      <w:r>
        <w:rPr>
          <w:w w:val="110"/>
        </w:rPr>
        <w:t>viewing</w:t>
      </w:r>
      <w:r>
        <w:rPr>
          <w:spacing w:val="-28"/>
          <w:w w:val="110"/>
        </w:rPr>
        <w:t xml:space="preserve"> </w:t>
      </w:r>
      <w:r>
        <w:rPr>
          <w:w w:val="110"/>
        </w:rPr>
        <w:t>during</w:t>
      </w:r>
      <w:r>
        <w:rPr>
          <w:spacing w:val="-28"/>
          <w:w w:val="110"/>
        </w:rPr>
        <w:t xml:space="preserve"> </w:t>
      </w:r>
      <w:r>
        <w:rPr>
          <w:w w:val="110"/>
        </w:rPr>
        <w:t>later</w:t>
      </w:r>
      <w:r>
        <w:rPr>
          <w:spacing w:val="-28"/>
          <w:w w:val="110"/>
        </w:rPr>
        <w:t xml:space="preserve"> </w:t>
      </w:r>
      <w:r>
        <w:rPr>
          <w:w w:val="110"/>
        </w:rPr>
        <w:t>visualization.</w:t>
      </w:r>
      <w:r>
        <w:rPr>
          <w:spacing w:val="-28"/>
          <w:w w:val="110"/>
        </w:rPr>
        <w:t xml:space="preserve"> </w:t>
      </w:r>
      <w:r>
        <w:rPr>
          <w:w w:val="110"/>
        </w:rPr>
        <w:t>We</w:t>
      </w:r>
      <w:r>
        <w:rPr>
          <w:spacing w:val="-28"/>
          <w:w w:val="110"/>
        </w:rPr>
        <w:t xml:space="preserve"> </w:t>
      </w:r>
      <w:r>
        <w:rPr>
          <w:w w:val="110"/>
        </w:rPr>
        <w:t>did,</w:t>
      </w:r>
      <w:r>
        <w:rPr>
          <w:spacing w:val="-29"/>
          <w:w w:val="110"/>
        </w:rPr>
        <w:t xml:space="preserve"> </w:t>
      </w:r>
      <w:r>
        <w:rPr>
          <w:w w:val="110"/>
        </w:rPr>
        <w:t>however,</w:t>
      </w:r>
      <w:r>
        <w:rPr>
          <w:spacing w:val="-28"/>
          <w:w w:val="110"/>
        </w:rPr>
        <w:t xml:space="preserve"> </w:t>
      </w:r>
      <w:r>
        <w:rPr>
          <w:w w:val="110"/>
        </w:rPr>
        <w:t>choose</w:t>
      </w:r>
      <w:r>
        <w:rPr>
          <w:spacing w:val="-28"/>
          <w:w w:val="110"/>
        </w:rPr>
        <w:t xml:space="preserve"> </w:t>
      </w:r>
      <w:r>
        <w:rPr>
          <w:w w:val="110"/>
        </w:rPr>
        <w:t>to</w:t>
      </w:r>
      <w:r>
        <w:rPr>
          <w:spacing w:val="-28"/>
          <w:w w:val="110"/>
        </w:rPr>
        <w:t xml:space="preserve"> </w:t>
      </w:r>
      <w:r>
        <w:rPr>
          <w:w w:val="110"/>
        </w:rPr>
        <w:t>enforce</w:t>
      </w:r>
      <w:r>
        <w:rPr>
          <w:spacing w:val="-28"/>
          <w:w w:val="110"/>
        </w:rPr>
        <w:t xml:space="preserve"> </w:t>
      </w:r>
      <w:r>
        <w:rPr>
          <w:w w:val="110"/>
        </w:rPr>
        <w:t>a</w:t>
      </w:r>
      <w:r>
        <w:rPr>
          <w:spacing w:val="-28"/>
          <w:w w:val="110"/>
        </w:rPr>
        <w:t xml:space="preserve"> </w:t>
      </w:r>
      <w:r>
        <w:rPr>
          <w:w w:val="110"/>
        </w:rPr>
        <w:t>limit</w:t>
      </w:r>
      <w:r>
        <w:rPr>
          <w:spacing w:val="-28"/>
          <w:w w:val="110"/>
        </w:rPr>
        <w:t xml:space="preserve"> </w:t>
      </w:r>
      <w:r>
        <w:rPr>
          <w:w w:val="110"/>
        </w:rPr>
        <w:t>of</w:t>
      </w:r>
      <w:r>
        <w:rPr>
          <w:spacing w:val="-29"/>
          <w:w w:val="110"/>
        </w:rPr>
        <w:t xml:space="preserve"> </w:t>
      </w:r>
      <w:r>
        <w:rPr>
          <w:w w:val="110"/>
        </w:rPr>
        <w:t>up</w:t>
      </w:r>
      <w:r>
        <w:rPr>
          <w:spacing w:val="-28"/>
          <w:w w:val="110"/>
        </w:rPr>
        <w:t xml:space="preserve"> </w:t>
      </w:r>
      <w:r>
        <w:rPr>
          <w:w w:val="110"/>
        </w:rPr>
        <w:t>to</w:t>
      </w:r>
      <w:r>
        <w:rPr>
          <w:spacing w:val="-28"/>
          <w:w w:val="110"/>
        </w:rPr>
        <w:t xml:space="preserve"> </w:t>
      </w:r>
      <w:r>
        <w:rPr>
          <w:w w:val="110"/>
        </w:rPr>
        <w:t>three reactions</w:t>
      </w:r>
      <w:r>
        <w:rPr>
          <w:spacing w:val="-26"/>
          <w:w w:val="110"/>
        </w:rPr>
        <w:t xml:space="preserve"> </w:t>
      </w:r>
      <w:r>
        <w:rPr>
          <w:w w:val="110"/>
        </w:rPr>
        <w:t>that</w:t>
      </w:r>
      <w:r>
        <w:rPr>
          <w:spacing w:val="-26"/>
          <w:w w:val="110"/>
        </w:rPr>
        <w:t xml:space="preserve"> </w:t>
      </w:r>
      <w:r>
        <w:rPr>
          <w:w w:val="110"/>
        </w:rPr>
        <w:t>can</w:t>
      </w:r>
      <w:r>
        <w:rPr>
          <w:spacing w:val="-25"/>
          <w:w w:val="110"/>
        </w:rPr>
        <w:t xml:space="preserve"> </w:t>
      </w:r>
      <w:r>
        <w:rPr>
          <w:w w:val="110"/>
        </w:rPr>
        <w:t>be</w:t>
      </w:r>
      <w:r>
        <w:rPr>
          <w:spacing w:val="-26"/>
          <w:w w:val="110"/>
        </w:rPr>
        <w:t xml:space="preserve"> </w:t>
      </w:r>
      <w:r>
        <w:rPr>
          <w:w w:val="110"/>
        </w:rPr>
        <w:t>collapsed</w:t>
      </w:r>
      <w:r>
        <w:rPr>
          <w:spacing w:val="-25"/>
          <w:w w:val="110"/>
        </w:rPr>
        <w:t xml:space="preserve"> </w:t>
      </w:r>
      <w:r>
        <w:rPr>
          <w:w w:val="110"/>
        </w:rPr>
        <w:t>as</w:t>
      </w:r>
      <w:r>
        <w:rPr>
          <w:spacing w:val="-26"/>
          <w:w w:val="110"/>
        </w:rPr>
        <w:t xml:space="preserve"> </w:t>
      </w:r>
      <w:r>
        <w:rPr>
          <w:w w:val="110"/>
        </w:rPr>
        <w:t>data</w:t>
      </w:r>
      <w:r>
        <w:rPr>
          <w:spacing w:val="-25"/>
          <w:w w:val="110"/>
        </w:rPr>
        <w:t xml:space="preserve"> </w:t>
      </w:r>
      <w:r>
        <w:rPr>
          <w:w w:val="110"/>
        </w:rPr>
        <w:t>down</w:t>
      </w:r>
      <w:r>
        <w:rPr>
          <w:spacing w:val="-26"/>
          <w:w w:val="110"/>
        </w:rPr>
        <w:t xml:space="preserve"> </w:t>
      </w:r>
      <w:r>
        <w:rPr>
          <w:w w:val="110"/>
        </w:rPr>
        <w:t>a</w:t>
      </w:r>
      <w:r>
        <w:rPr>
          <w:spacing w:val="-25"/>
          <w:w w:val="110"/>
        </w:rPr>
        <w:t xml:space="preserve"> </w:t>
      </w:r>
      <w:r>
        <w:rPr>
          <w:w w:val="110"/>
        </w:rPr>
        <w:t>pathway</w:t>
      </w:r>
      <w:r>
        <w:rPr>
          <w:spacing w:val="-26"/>
          <w:w w:val="110"/>
        </w:rPr>
        <w:t xml:space="preserve"> </w:t>
      </w:r>
      <w:r>
        <w:rPr>
          <w:w w:val="110"/>
        </w:rPr>
        <w:t>should</w:t>
      </w:r>
      <w:r>
        <w:rPr>
          <w:spacing w:val="-25"/>
          <w:w w:val="110"/>
        </w:rPr>
        <w:t xml:space="preserve"> </w:t>
      </w:r>
      <w:r>
        <w:rPr>
          <w:w w:val="110"/>
        </w:rPr>
        <w:t>only</w:t>
      </w:r>
      <w:r>
        <w:rPr>
          <w:spacing w:val="-26"/>
          <w:w w:val="110"/>
        </w:rPr>
        <w:t xml:space="preserve"> </w:t>
      </w:r>
      <w:r>
        <w:rPr>
          <w:w w:val="110"/>
        </w:rPr>
        <w:t>be</w:t>
      </w:r>
      <w:r>
        <w:rPr>
          <w:spacing w:val="-25"/>
          <w:w w:val="110"/>
        </w:rPr>
        <w:t xml:space="preserve"> </w:t>
      </w:r>
      <w:r>
        <w:rPr>
          <w:w w:val="110"/>
        </w:rPr>
        <w:t>inferred</w:t>
      </w:r>
      <w:r>
        <w:rPr>
          <w:spacing w:val="-26"/>
          <w:w w:val="110"/>
        </w:rPr>
        <w:t xml:space="preserve"> </w:t>
      </w:r>
      <w:r>
        <w:rPr>
          <w:w w:val="110"/>
        </w:rPr>
        <w:t>so</w:t>
      </w:r>
      <w:r>
        <w:rPr>
          <w:spacing w:val="-25"/>
          <w:w w:val="110"/>
        </w:rPr>
        <w:t xml:space="preserve"> </w:t>
      </w:r>
      <w:r>
        <w:rPr>
          <w:w w:val="110"/>
        </w:rPr>
        <w:t>far.</w:t>
      </w:r>
      <w:r>
        <w:rPr>
          <w:spacing w:val="-26"/>
          <w:w w:val="110"/>
        </w:rPr>
        <w:t xml:space="preserve"> </w:t>
      </w:r>
      <w:r>
        <w:rPr>
          <w:w w:val="110"/>
        </w:rPr>
        <w:t>We</w:t>
      </w:r>
      <w:r>
        <w:rPr>
          <w:spacing w:val="-25"/>
          <w:w w:val="110"/>
        </w:rPr>
        <w:t xml:space="preserve"> </w:t>
      </w:r>
      <w:r>
        <w:rPr>
          <w:w w:val="110"/>
        </w:rPr>
        <w:t>also enforced</w:t>
      </w:r>
      <w:r>
        <w:rPr>
          <w:spacing w:val="-14"/>
          <w:w w:val="110"/>
        </w:rPr>
        <w:t xml:space="preserve"> </w:t>
      </w:r>
      <w:r>
        <w:rPr>
          <w:w w:val="110"/>
        </w:rPr>
        <w:t>certain</w:t>
      </w:r>
      <w:r>
        <w:rPr>
          <w:spacing w:val="-14"/>
          <w:w w:val="110"/>
        </w:rPr>
        <w:t xml:space="preserve"> </w:t>
      </w:r>
      <w:r>
        <w:rPr>
          <w:w w:val="110"/>
        </w:rPr>
        <w:t>parameters</w:t>
      </w:r>
      <w:r>
        <w:rPr>
          <w:spacing w:val="-14"/>
          <w:w w:val="110"/>
        </w:rPr>
        <w:t xml:space="preserve"> </w:t>
      </w:r>
      <w:r>
        <w:rPr>
          <w:w w:val="110"/>
        </w:rPr>
        <w:t>for</w:t>
      </w:r>
      <w:r>
        <w:rPr>
          <w:spacing w:val="-14"/>
          <w:w w:val="110"/>
        </w:rPr>
        <w:t xml:space="preserve"> </w:t>
      </w:r>
      <w:r>
        <w:rPr>
          <w:w w:val="110"/>
        </w:rPr>
        <w:t>reaction</w:t>
      </w:r>
      <w:r>
        <w:rPr>
          <w:spacing w:val="-14"/>
          <w:w w:val="110"/>
        </w:rPr>
        <w:t xml:space="preserve"> </w:t>
      </w:r>
      <w:r>
        <w:rPr>
          <w:w w:val="110"/>
        </w:rPr>
        <w:t>collapse</w:t>
      </w:r>
      <w:r>
        <w:rPr>
          <w:spacing w:val="-14"/>
          <w:w w:val="110"/>
        </w:rPr>
        <w:t xml:space="preserve"> </w:t>
      </w:r>
      <w:r>
        <w:rPr>
          <w:w w:val="110"/>
        </w:rPr>
        <w:t>as</w:t>
      </w:r>
      <w:r>
        <w:rPr>
          <w:spacing w:val="-14"/>
          <w:w w:val="110"/>
        </w:rPr>
        <w:t xml:space="preserve"> </w:t>
      </w:r>
      <w:r>
        <w:rPr>
          <w:w w:val="110"/>
        </w:rPr>
        <w:t>follows:</w:t>
      </w:r>
    </w:p>
    <w:p w14:paraId="69949965" w14:textId="77777777" w:rsidR="00617E67" w:rsidRDefault="00617E67">
      <w:pPr>
        <w:pStyle w:val="BodyText"/>
        <w:spacing w:before="6"/>
        <w:rPr>
          <w:sz w:val="26"/>
        </w:rPr>
      </w:pPr>
    </w:p>
    <w:p w14:paraId="04CD943B" w14:textId="77777777" w:rsidR="00617E67" w:rsidRDefault="00E8776B">
      <w:pPr>
        <w:pStyle w:val="ListParagraph"/>
        <w:numPr>
          <w:ilvl w:val="0"/>
          <w:numId w:val="4"/>
        </w:numPr>
        <w:tabs>
          <w:tab w:val="left" w:pos="420"/>
        </w:tabs>
        <w:spacing w:line="280" w:lineRule="auto"/>
        <w:ind w:left="419" w:right="682" w:hanging="295"/>
        <w:jc w:val="both"/>
      </w:pPr>
      <w:r>
        <w:rPr>
          <w:w w:val="105"/>
        </w:rPr>
        <w:t>If a reaction has at least one known or inferred value for inputs (reactants) and one known or inferred value for outputs (products), the reaction will be left as is. During the entire reaction collapse</w:t>
      </w:r>
      <w:r>
        <w:rPr>
          <w:spacing w:val="-12"/>
          <w:w w:val="105"/>
        </w:rPr>
        <w:t xml:space="preserve"> </w:t>
      </w:r>
      <w:r>
        <w:rPr>
          <w:w w:val="105"/>
        </w:rPr>
        <w:t>step,</w:t>
      </w:r>
      <w:r>
        <w:rPr>
          <w:spacing w:val="-12"/>
          <w:w w:val="105"/>
        </w:rPr>
        <w:t xml:space="preserve"> </w:t>
      </w:r>
      <w:r>
        <w:rPr>
          <w:w w:val="105"/>
        </w:rPr>
        <w:t>known</w:t>
      </w:r>
      <w:r>
        <w:rPr>
          <w:spacing w:val="-11"/>
          <w:w w:val="105"/>
        </w:rPr>
        <w:t xml:space="preserve"> </w:t>
      </w:r>
      <w:r>
        <w:rPr>
          <w:w w:val="105"/>
        </w:rPr>
        <w:t>catalysts</w:t>
      </w:r>
      <w:r>
        <w:rPr>
          <w:spacing w:val="-12"/>
          <w:w w:val="105"/>
        </w:rPr>
        <w:t xml:space="preserve"> </w:t>
      </w:r>
      <w:r>
        <w:rPr>
          <w:w w:val="105"/>
        </w:rPr>
        <w:t>are</w:t>
      </w:r>
      <w:r>
        <w:rPr>
          <w:spacing w:val="-12"/>
          <w:w w:val="105"/>
        </w:rPr>
        <w:t xml:space="preserve"> </w:t>
      </w:r>
      <w:r>
        <w:rPr>
          <w:w w:val="105"/>
        </w:rPr>
        <w:t>included</w:t>
      </w:r>
      <w:r>
        <w:rPr>
          <w:spacing w:val="-11"/>
          <w:w w:val="105"/>
        </w:rPr>
        <w:t xml:space="preserve"> </w:t>
      </w:r>
      <w:r>
        <w:rPr>
          <w:w w:val="105"/>
        </w:rPr>
        <w:t>when</w:t>
      </w:r>
      <w:r>
        <w:rPr>
          <w:spacing w:val="-12"/>
          <w:w w:val="105"/>
        </w:rPr>
        <w:t xml:space="preserve"> </w:t>
      </w:r>
      <w:r>
        <w:rPr>
          <w:w w:val="105"/>
        </w:rPr>
        <w:t>assessing</w:t>
      </w:r>
      <w:r>
        <w:rPr>
          <w:spacing w:val="-11"/>
          <w:w w:val="105"/>
        </w:rPr>
        <w:t xml:space="preserve"> </w:t>
      </w:r>
      <w:r>
        <w:rPr>
          <w:w w:val="105"/>
        </w:rPr>
        <w:t>whether</w:t>
      </w:r>
      <w:r>
        <w:rPr>
          <w:spacing w:val="-12"/>
          <w:w w:val="105"/>
        </w:rPr>
        <w:t xml:space="preserve"> </w:t>
      </w:r>
      <w:r>
        <w:rPr>
          <w:w w:val="105"/>
        </w:rPr>
        <w:t>a</w:t>
      </w:r>
      <w:r>
        <w:rPr>
          <w:spacing w:val="-12"/>
          <w:w w:val="105"/>
        </w:rPr>
        <w:t xml:space="preserve"> </w:t>
      </w:r>
      <w:r>
        <w:rPr>
          <w:w w:val="105"/>
        </w:rPr>
        <w:t>reaction</w:t>
      </w:r>
      <w:r>
        <w:rPr>
          <w:spacing w:val="-11"/>
          <w:w w:val="105"/>
        </w:rPr>
        <w:t xml:space="preserve"> </w:t>
      </w:r>
      <w:r>
        <w:rPr>
          <w:w w:val="105"/>
        </w:rPr>
        <w:t>has</w:t>
      </w:r>
      <w:r>
        <w:rPr>
          <w:spacing w:val="-12"/>
          <w:w w:val="105"/>
        </w:rPr>
        <w:t xml:space="preserve"> </w:t>
      </w:r>
      <w:r>
        <w:rPr>
          <w:w w:val="105"/>
        </w:rPr>
        <w:t>measured output values (more of a catalyst should lead to more output in most cases) and inhibitors</w:t>
      </w:r>
      <w:r>
        <w:rPr>
          <w:spacing w:val="7"/>
          <w:w w:val="105"/>
        </w:rPr>
        <w:t xml:space="preserve"> </w:t>
      </w:r>
      <w:r>
        <w:rPr>
          <w:w w:val="105"/>
        </w:rPr>
        <w:t>are</w:t>
      </w:r>
    </w:p>
    <w:p w14:paraId="5DBC5B6C" w14:textId="77777777" w:rsidR="00617E67" w:rsidRDefault="00617E67">
      <w:pPr>
        <w:spacing w:line="280" w:lineRule="auto"/>
        <w:jc w:val="both"/>
        <w:sectPr w:rsidR="00617E67">
          <w:pgSz w:w="11900" w:h="16820"/>
          <w:pgMar w:top="640" w:right="600" w:bottom="280" w:left="600" w:header="720" w:footer="720" w:gutter="0"/>
          <w:cols w:space="720"/>
        </w:sectPr>
      </w:pPr>
    </w:p>
    <w:p w14:paraId="1E0C1CB9" w14:textId="77777777" w:rsidR="00617E67" w:rsidRDefault="00E8776B">
      <w:pPr>
        <w:pStyle w:val="BodyText"/>
        <w:spacing w:before="107" w:line="280" w:lineRule="auto"/>
        <w:ind w:left="420" w:right="153"/>
      </w:pPr>
      <w:r>
        <w:rPr>
          <w:noProof/>
        </w:rPr>
        <w:lastRenderedPageBreak/>
        <w:drawing>
          <wp:anchor distT="0" distB="0" distL="0" distR="0" simplePos="0" relativeHeight="250403840" behindDoc="1" locked="0" layoutInCell="1" allowOverlap="1" wp14:anchorId="4B43E7F4" wp14:editId="07264766">
            <wp:simplePos x="0" y="0"/>
            <wp:positionH relativeFrom="page">
              <wp:posOffset>0</wp:posOffset>
            </wp:positionH>
            <wp:positionV relativeFrom="page">
              <wp:posOffset>0</wp:posOffset>
            </wp:positionV>
            <wp:extent cx="7556500" cy="10680700"/>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included when assessing whether the reaction has measured input values (more inhibitor should lead to accumulation of input in most cases). Catalysts and inhibitors are not included when determining reaction neighbors, as described below.</w:t>
      </w:r>
    </w:p>
    <w:p w14:paraId="51B69A8E" w14:textId="77777777" w:rsidR="00617E67" w:rsidRDefault="00617E67">
      <w:pPr>
        <w:pStyle w:val="BodyText"/>
        <w:spacing w:before="4"/>
        <w:rPr>
          <w:sz w:val="26"/>
        </w:rPr>
      </w:pPr>
    </w:p>
    <w:p w14:paraId="65542003" w14:textId="77777777" w:rsidR="00617E67" w:rsidRDefault="00E8776B">
      <w:pPr>
        <w:pStyle w:val="ListParagraph"/>
        <w:numPr>
          <w:ilvl w:val="0"/>
          <w:numId w:val="4"/>
        </w:numPr>
        <w:tabs>
          <w:tab w:val="left" w:pos="420"/>
        </w:tabs>
        <w:spacing w:before="1" w:line="280" w:lineRule="auto"/>
        <w:ind w:right="186" w:hanging="295"/>
      </w:pPr>
      <w:r>
        <w:rPr>
          <w:w w:val="105"/>
        </w:rPr>
        <w:t>If a reaction has at least one known input, the input is left as is, and each reaction that shares the same input with the assessed reaction inputs are determined whether they have a measured output. If the neighbor reaction does not contain a known output value, the reaction is left as is. If the neighboring reaction does contain a measured output, the original reaction’s inputs and the neighboring reaction’s outputs are collapsed to form a single, pseudo-reaction between the two. If the reaction has at least one known output, the inverse is performed where neighbors with identical</w:t>
      </w:r>
      <w:r>
        <w:rPr>
          <w:spacing w:val="-8"/>
          <w:w w:val="105"/>
        </w:rPr>
        <w:t xml:space="preserve"> </w:t>
      </w:r>
      <w:r>
        <w:rPr>
          <w:w w:val="105"/>
        </w:rPr>
        <w:t>components</w:t>
      </w:r>
      <w:r>
        <w:rPr>
          <w:spacing w:val="-8"/>
          <w:w w:val="105"/>
        </w:rPr>
        <w:t xml:space="preserve"> </w:t>
      </w:r>
      <w:r>
        <w:rPr>
          <w:w w:val="105"/>
        </w:rPr>
        <w:t>as</w:t>
      </w:r>
      <w:r>
        <w:rPr>
          <w:spacing w:val="-8"/>
          <w:w w:val="105"/>
        </w:rPr>
        <w:t xml:space="preserve"> </w:t>
      </w:r>
      <w:r>
        <w:rPr>
          <w:w w:val="105"/>
        </w:rPr>
        <w:t>the</w:t>
      </w:r>
      <w:r>
        <w:rPr>
          <w:spacing w:val="-8"/>
          <w:w w:val="105"/>
        </w:rPr>
        <w:t xml:space="preserve"> </w:t>
      </w:r>
      <w:r>
        <w:rPr>
          <w:w w:val="105"/>
        </w:rPr>
        <w:t>reaction’s</w:t>
      </w:r>
      <w:r>
        <w:rPr>
          <w:spacing w:val="-7"/>
          <w:w w:val="105"/>
        </w:rPr>
        <w:t xml:space="preserve"> </w:t>
      </w:r>
      <w:r>
        <w:rPr>
          <w:w w:val="105"/>
        </w:rPr>
        <w:t>inputs</w:t>
      </w:r>
      <w:r>
        <w:rPr>
          <w:spacing w:val="-8"/>
          <w:w w:val="105"/>
        </w:rPr>
        <w:t xml:space="preserve"> </w:t>
      </w:r>
      <w:r>
        <w:rPr>
          <w:w w:val="105"/>
        </w:rPr>
        <w:t>are</w:t>
      </w:r>
      <w:r>
        <w:rPr>
          <w:spacing w:val="-8"/>
          <w:w w:val="105"/>
        </w:rPr>
        <w:t xml:space="preserve"> </w:t>
      </w:r>
      <w:r>
        <w:rPr>
          <w:w w:val="105"/>
        </w:rPr>
        <w:t>assessed</w:t>
      </w:r>
      <w:r>
        <w:rPr>
          <w:spacing w:val="-8"/>
          <w:w w:val="105"/>
        </w:rPr>
        <w:t xml:space="preserve"> </w:t>
      </w:r>
      <w:r>
        <w:rPr>
          <w:w w:val="105"/>
        </w:rPr>
        <w:t>for</w:t>
      </w:r>
      <w:r>
        <w:rPr>
          <w:spacing w:val="-7"/>
          <w:w w:val="105"/>
        </w:rPr>
        <w:t xml:space="preserve"> </w:t>
      </w:r>
      <w:r>
        <w:rPr>
          <w:w w:val="105"/>
        </w:rPr>
        <w:t>whether</w:t>
      </w:r>
      <w:r>
        <w:rPr>
          <w:spacing w:val="-8"/>
          <w:w w:val="105"/>
        </w:rPr>
        <w:t xml:space="preserve"> </w:t>
      </w:r>
      <w:r>
        <w:rPr>
          <w:w w:val="105"/>
        </w:rPr>
        <w:t>a</w:t>
      </w:r>
      <w:r>
        <w:rPr>
          <w:spacing w:val="-8"/>
          <w:w w:val="105"/>
        </w:rPr>
        <w:t xml:space="preserve"> </w:t>
      </w:r>
      <w:r>
        <w:rPr>
          <w:w w:val="105"/>
        </w:rPr>
        <w:t>collapsed</w:t>
      </w:r>
      <w:r>
        <w:rPr>
          <w:spacing w:val="-8"/>
          <w:w w:val="105"/>
        </w:rPr>
        <w:t xml:space="preserve"> </w:t>
      </w:r>
      <w:r>
        <w:rPr>
          <w:w w:val="105"/>
        </w:rPr>
        <w:t>reaction</w:t>
      </w:r>
      <w:r>
        <w:rPr>
          <w:spacing w:val="-8"/>
          <w:w w:val="105"/>
        </w:rPr>
        <w:t xml:space="preserve"> </w:t>
      </w:r>
      <w:r>
        <w:rPr>
          <w:w w:val="105"/>
        </w:rPr>
        <w:t>can</w:t>
      </w:r>
      <w:r>
        <w:rPr>
          <w:spacing w:val="-7"/>
          <w:w w:val="105"/>
        </w:rPr>
        <w:t xml:space="preserve"> </w:t>
      </w:r>
      <w:r>
        <w:rPr>
          <w:w w:val="105"/>
        </w:rPr>
        <w:t>be created.</w:t>
      </w:r>
    </w:p>
    <w:p w14:paraId="675CF88A" w14:textId="77777777" w:rsidR="00617E67" w:rsidRDefault="00617E67">
      <w:pPr>
        <w:pStyle w:val="BodyText"/>
        <w:spacing w:before="9"/>
        <w:rPr>
          <w:sz w:val="26"/>
        </w:rPr>
      </w:pPr>
    </w:p>
    <w:p w14:paraId="74B7C416" w14:textId="77777777" w:rsidR="00617E67" w:rsidRDefault="00E8776B">
      <w:pPr>
        <w:pStyle w:val="ListParagraph"/>
        <w:numPr>
          <w:ilvl w:val="0"/>
          <w:numId w:val="4"/>
        </w:numPr>
        <w:tabs>
          <w:tab w:val="left" w:pos="420"/>
        </w:tabs>
        <w:spacing w:line="280" w:lineRule="auto"/>
        <w:ind w:right="226" w:hanging="295"/>
      </w:pPr>
      <w:r>
        <w:rPr>
          <w:w w:val="105"/>
        </w:rPr>
        <w:t>If a reaction has no measured values, it is determined if the neighboring reactions on both sides (one</w:t>
      </w:r>
      <w:r>
        <w:rPr>
          <w:spacing w:val="-6"/>
          <w:w w:val="105"/>
        </w:rPr>
        <w:t xml:space="preserve"> </w:t>
      </w:r>
      <w:r>
        <w:rPr>
          <w:w w:val="105"/>
        </w:rPr>
        <w:t>sharing</w:t>
      </w:r>
      <w:r>
        <w:rPr>
          <w:spacing w:val="-5"/>
          <w:w w:val="105"/>
        </w:rPr>
        <w:t xml:space="preserve"> </w:t>
      </w:r>
      <w:r>
        <w:rPr>
          <w:w w:val="105"/>
        </w:rPr>
        <w:t>the</w:t>
      </w:r>
      <w:r>
        <w:rPr>
          <w:spacing w:val="-5"/>
          <w:w w:val="105"/>
        </w:rPr>
        <w:t xml:space="preserve"> </w:t>
      </w:r>
      <w:r>
        <w:rPr>
          <w:w w:val="105"/>
        </w:rPr>
        <w:t>reaction’s</w:t>
      </w:r>
      <w:r>
        <w:rPr>
          <w:spacing w:val="-6"/>
          <w:w w:val="105"/>
        </w:rPr>
        <w:t xml:space="preserve"> </w:t>
      </w:r>
      <w:r>
        <w:rPr>
          <w:w w:val="105"/>
        </w:rPr>
        <w:t>inputs</w:t>
      </w:r>
      <w:r>
        <w:rPr>
          <w:spacing w:val="-5"/>
          <w:w w:val="105"/>
        </w:rPr>
        <w:t xml:space="preserve"> </w:t>
      </w:r>
      <w:r>
        <w:rPr>
          <w:w w:val="105"/>
        </w:rPr>
        <w:t>and</w:t>
      </w:r>
      <w:r>
        <w:rPr>
          <w:spacing w:val="-5"/>
          <w:w w:val="105"/>
        </w:rPr>
        <w:t xml:space="preserve"> </w:t>
      </w:r>
      <w:r>
        <w:rPr>
          <w:w w:val="105"/>
        </w:rPr>
        <w:t>other</w:t>
      </w:r>
      <w:r>
        <w:rPr>
          <w:spacing w:val="-6"/>
          <w:w w:val="105"/>
        </w:rPr>
        <w:t xml:space="preserve"> </w:t>
      </w:r>
      <w:r>
        <w:rPr>
          <w:w w:val="105"/>
        </w:rPr>
        <w:t>sharing</w:t>
      </w:r>
      <w:r>
        <w:rPr>
          <w:spacing w:val="-5"/>
          <w:w w:val="105"/>
        </w:rPr>
        <w:t xml:space="preserve"> </w:t>
      </w:r>
      <w:r>
        <w:rPr>
          <w:w w:val="105"/>
        </w:rPr>
        <w:t>the</w:t>
      </w:r>
      <w:r>
        <w:rPr>
          <w:spacing w:val="-5"/>
          <w:w w:val="105"/>
        </w:rPr>
        <w:t xml:space="preserve"> </w:t>
      </w:r>
      <w:r>
        <w:rPr>
          <w:w w:val="105"/>
        </w:rPr>
        <w:t>reaction’s</w:t>
      </w:r>
      <w:r>
        <w:rPr>
          <w:spacing w:val="-6"/>
          <w:w w:val="105"/>
        </w:rPr>
        <w:t xml:space="preserve"> </w:t>
      </w:r>
      <w:r>
        <w:rPr>
          <w:w w:val="105"/>
        </w:rPr>
        <w:t>outputs)</w:t>
      </w:r>
      <w:r>
        <w:rPr>
          <w:spacing w:val="-5"/>
          <w:w w:val="105"/>
        </w:rPr>
        <w:t xml:space="preserve"> </w:t>
      </w:r>
      <w:r>
        <w:rPr>
          <w:w w:val="105"/>
        </w:rPr>
        <w:t>have</w:t>
      </w:r>
      <w:r>
        <w:rPr>
          <w:spacing w:val="-5"/>
          <w:w w:val="105"/>
        </w:rPr>
        <w:t xml:space="preserve"> </w:t>
      </w:r>
      <w:r>
        <w:rPr>
          <w:w w:val="105"/>
        </w:rPr>
        <w:t>measured</w:t>
      </w:r>
      <w:r>
        <w:rPr>
          <w:spacing w:val="-6"/>
          <w:w w:val="105"/>
        </w:rPr>
        <w:t xml:space="preserve"> </w:t>
      </w:r>
      <w:r>
        <w:rPr>
          <w:w w:val="105"/>
        </w:rPr>
        <w:t>values. If both neighbors contain a measured value, a collapsed pseudo-reaction is created, summarizing all three</w:t>
      </w:r>
      <w:r>
        <w:rPr>
          <w:spacing w:val="-16"/>
          <w:w w:val="105"/>
        </w:rPr>
        <w:t xml:space="preserve"> </w:t>
      </w:r>
      <w:r>
        <w:rPr>
          <w:w w:val="105"/>
        </w:rPr>
        <w:t>reactions.</w:t>
      </w:r>
    </w:p>
    <w:p w14:paraId="48EA66CB" w14:textId="77777777" w:rsidR="00617E67" w:rsidRDefault="00617E67">
      <w:pPr>
        <w:pStyle w:val="BodyText"/>
        <w:spacing w:before="6"/>
        <w:rPr>
          <w:sz w:val="26"/>
        </w:rPr>
      </w:pPr>
    </w:p>
    <w:p w14:paraId="63765BAD" w14:textId="77777777" w:rsidR="00617E67" w:rsidRDefault="00E8776B">
      <w:pPr>
        <w:pStyle w:val="BodyText"/>
        <w:spacing w:line="280" w:lineRule="auto"/>
        <w:ind w:left="120" w:right="441"/>
      </w:pPr>
      <w:r>
        <w:rPr>
          <w:w w:val="105"/>
        </w:rPr>
        <w:t xml:space="preserve">For pseudo-reactions, appropriate notes are included to describe the collapse. During visualization, these pseudo-reactions are marked by black dashed edges and dashed node borders. A graphical representation of how this reaction collapse is performed can be found in Figure </w:t>
      </w:r>
      <w:hyperlink w:anchor="_bookmark5" w:history="1">
        <w:r>
          <w:rPr>
            <w:color w:val="2195F2"/>
            <w:w w:val="105"/>
            <w:u w:val="single" w:color="2195F2"/>
          </w:rPr>
          <w:t>6</w:t>
        </w:r>
      </w:hyperlink>
      <w:r>
        <w:rPr>
          <w:w w:val="105"/>
        </w:rPr>
        <w:t>.</w:t>
      </w:r>
    </w:p>
    <w:p w14:paraId="4EA7E532" w14:textId="77777777" w:rsidR="00617E67" w:rsidRDefault="00617E67">
      <w:pPr>
        <w:spacing w:line="280" w:lineRule="auto"/>
        <w:sectPr w:rsidR="00617E67">
          <w:pgSz w:w="11900" w:h="16820"/>
          <w:pgMar w:top="640" w:right="600" w:bottom="280" w:left="600" w:header="720" w:footer="720" w:gutter="0"/>
          <w:cols w:space="720"/>
        </w:sectPr>
      </w:pPr>
    </w:p>
    <w:p w14:paraId="1A1097D7" w14:textId="77777777" w:rsidR="00617E67" w:rsidRDefault="00E8776B">
      <w:pPr>
        <w:pStyle w:val="BodyText"/>
        <w:ind w:left="120" w:right="-44"/>
        <w:rPr>
          <w:sz w:val="20"/>
        </w:rPr>
      </w:pPr>
      <w:r>
        <w:rPr>
          <w:noProof/>
        </w:rPr>
        <w:lastRenderedPageBreak/>
        <w:drawing>
          <wp:anchor distT="0" distB="0" distL="0" distR="0" simplePos="0" relativeHeight="250404864" behindDoc="1" locked="0" layoutInCell="1" allowOverlap="1" wp14:anchorId="628DB9AB" wp14:editId="7218B600">
            <wp:simplePos x="0" y="0"/>
            <wp:positionH relativeFrom="page">
              <wp:posOffset>0</wp:posOffset>
            </wp:positionH>
            <wp:positionV relativeFrom="page">
              <wp:posOffset>0</wp:posOffset>
            </wp:positionV>
            <wp:extent cx="7556500" cy="10680700"/>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14:anchorId="390B18E2" wp14:editId="79C66BBE">
            <wp:extent cx="6717220" cy="5920740"/>
            <wp:effectExtent l="0" t="0" r="0" b="0"/>
            <wp:docPr id="6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jpeg"/>
                    <pic:cNvPicPr/>
                  </pic:nvPicPr>
                  <pic:blipFill>
                    <a:blip r:embed="rId16" cstate="print"/>
                    <a:stretch>
                      <a:fillRect/>
                    </a:stretch>
                  </pic:blipFill>
                  <pic:spPr>
                    <a:xfrm>
                      <a:off x="0" y="0"/>
                      <a:ext cx="6717220" cy="5920740"/>
                    </a:xfrm>
                    <a:prstGeom prst="rect">
                      <a:avLst/>
                    </a:prstGeom>
                  </pic:spPr>
                </pic:pic>
              </a:graphicData>
            </a:graphic>
          </wp:inline>
        </w:drawing>
      </w:r>
    </w:p>
    <w:p w14:paraId="099DE36F" w14:textId="77777777" w:rsidR="00617E67" w:rsidRDefault="00E8776B">
      <w:pPr>
        <w:spacing w:before="80" w:line="292" w:lineRule="auto"/>
        <w:ind w:left="120" w:right="208"/>
        <w:rPr>
          <w:sz w:val="18"/>
        </w:rPr>
      </w:pPr>
      <w:bookmarkStart w:id="40" w:name="_bookmark5"/>
      <w:bookmarkEnd w:id="40"/>
      <w:r>
        <w:rPr>
          <w:b/>
          <w:w w:val="110"/>
          <w:sz w:val="18"/>
        </w:rPr>
        <w:t xml:space="preserve">Figure 6: Reaction node collapse schematic. </w:t>
      </w:r>
      <w:r>
        <w:rPr>
          <w:w w:val="110"/>
          <w:sz w:val="18"/>
        </w:rPr>
        <w:t xml:space="preserve">(a) For reactions where at least one input and at least one output component contain a measured value from the user data, the reaction will be maintained as is. (b) Where an input of a reaction is known, but no output has a known value, </w:t>
      </w:r>
      <w:proofErr w:type="spellStart"/>
      <w:r>
        <w:rPr>
          <w:w w:val="110"/>
          <w:sz w:val="18"/>
        </w:rPr>
        <w:t>Metaboverse</w:t>
      </w:r>
      <w:proofErr w:type="spellEnd"/>
      <w:r>
        <w:rPr>
          <w:w w:val="110"/>
          <w:sz w:val="18"/>
        </w:rPr>
        <w:t xml:space="preserve"> will search for all neighboring reactions that contain identical inputs. If the neighboring reaction has a known output value, the two reactions will be merged into one pseudo-reaction. (c) Where an output of a reaction is known, but no input has a known value, </w:t>
      </w:r>
      <w:proofErr w:type="spellStart"/>
      <w:r>
        <w:rPr>
          <w:w w:val="110"/>
          <w:sz w:val="18"/>
        </w:rPr>
        <w:t>Metaboverse</w:t>
      </w:r>
      <w:proofErr w:type="spellEnd"/>
      <w:r>
        <w:rPr>
          <w:w w:val="110"/>
          <w:sz w:val="18"/>
        </w:rPr>
        <w:t xml:space="preserve"> will search for all neighboring reactions that contain identical outputs. If the neighboring reaction has a known input value, the two reactions will be merged into one pseudo-reaction. (d) For reactions with no known values, neighbor pairs that match the inputs and outputs of the considered reaction will be evaluated for whether their respective outputs and </w:t>
      </w:r>
      <w:proofErr w:type="gramStart"/>
      <w:r>
        <w:rPr>
          <w:w w:val="110"/>
          <w:sz w:val="18"/>
        </w:rPr>
        <w:t>inputs  both</w:t>
      </w:r>
      <w:proofErr w:type="gramEnd"/>
      <w:r>
        <w:rPr>
          <w:w w:val="110"/>
          <w:sz w:val="18"/>
        </w:rPr>
        <w:t xml:space="preserve"> have known values. If values are known for both neighbors, the three reactions will be merged into one pseudo- reaction. (e) As in (d), but if one neighbor does not contain a value and the other does contain a value, no reaction merging will be performed. (f) As in (d), but if neither neighbors contain known values, no reaction merging will be performed. An asterisk (*) indicates the target reaction being considered for a given reaction collapse. A red node indicates a reaction input or output with a measured value. A white node indicates a reaction input or output with</w:t>
      </w:r>
      <w:r>
        <w:rPr>
          <w:spacing w:val="-35"/>
          <w:w w:val="110"/>
          <w:sz w:val="18"/>
        </w:rPr>
        <w:t xml:space="preserve"> </w:t>
      </w:r>
      <w:r>
        <w:rPr>
          <w:w w:val="110"/>
          <w:sz w:val="18"/>
        </w:rPr>
        <w:t>no</w:t>
      </w:r>
    </w:p>
    <w:p w14:paraId="092AC204" w14:textId="77777777" w:rsidR="00617E67" w:rsidRDefault="00E8776B">
      <w:pPr>
        <w:spacing w:line="292" w:lineRule="auto"/>
        <w:ind w:left="120"/>
        <w:rPr>
          <w:sz w:val="18"/>
        </w:rPr>
      </w:pPr>
      <w:r>
        <w:rPr>
          <w:w w:val="110"/>
          <w:sz w:val="18"/>
        </w:rPr>
        <w:t>measured</w:t>
      </w:r>
      <w:r>
        <w:rPr>
          <w:spacing w:val="-13"/>
          <w:w w:val="110"/>
          <w:sz w:val="18"/>
        </w:rPr>
        <w:t xml:space="preserve"> </w:t>
      </w:r>
      <w:r>
        <w:rPr>
          <w:w w:val="110"/>
          <w:sz w:val="18"/>
        </w:rPr>
        <w:t>value.</w:t>
      </w:r>
      <w:r>
        <w:rPr>
          <w:spacing w:val="-12"/>
          <w:w w:val="110"/>
          <w:sz w:val="18"/>
        </w:rPr>
        <w:t xml:space="preserve"> </w:t>
      </w:r>
      <w:r>
        <w:rPr>
          <w:w w:val="110"/>
          <w:sz w:val="18"/>
        </w:rPr>
        <w:t>A</w:t>
      </w:r>
      <w:r>
        <w:rPr>
          <w:spacing w:val="-12"/>
          <w:w w:val="110"/>
          <w:sz w:val="18"/>
        </w:rPr>
        <w:t xml:space="preserve"> </w:t>
      </w:r>
      <w:r>
        <w:rPr>
          <w:w w:val="110"/>
          <w:sz w:val="18"/>
        </w:rPr>
        <w:t>grey</w:t>
      </w:r>
      <w:r>
        <w:rPr>
          <w:spacing w:val="-12"/>
          <w:w w:val="110"/>
          <w:sz w:val="18"/>
        </w:rPr>
        <w:t xml:space="preserve"> </w:t>
      </w:r>
      <w:r>
        <w:rPr>
          <w:w w:val="110"/>
          <w:sz w:val="18"/>
        </w:rPr>
        <w:t>node</w:t>
      </w:r>
      <w:r>
        <w:rPr>
          <w:spacing w:val="-12"/>
          <w:w w:val="110"/>
          <w:sz w:val="18"/>
        </w:rPr>
        <w:t xml:space="preserve"> </w:t>
      </w:r>
      <w:r>
        <w:rPr>
          <w:w w:val="110"/>
          <w:sz w:val="18"/>
        </w:rPr>
        <w:t>indicates</w:t>
      </w:r>
      <w:r>
        <w:rPr>
          <w:spacing w:val="-12"/>
          <w:w w:val="110"/>
          <w:sz w:val="18"/>
        </w:rPr>
        <w:t xml:space="preserve"> </w:t>
      </w:r>
      <w:r>
        <w:rPr>
          <w:w w:val="110"/>
          <w:sz w:val="18"/>
        </w:rPr>
        <w:t>a</w:t>
      </w:r>
      <w:r>
        <w:rPr>
          <w:spacing w:val="-13"/>
          <w:w w:val="110"/>
          <w:sz w:val="18"/>
        </w:rPr>
        <w:t xml:space="preserve"> </w:t>
      </w:r>
      <w:r>
        <w:rPr>
          <w:w w:val="110"/>
          <w:sz w:val="18"/>
        </w:rPr>
        <w:t>reaction.</w:t>
      </w:r>
      <w:r>
        <w:rPr>
          <w:spacing w:val="-12"/>
          <w:w w:val="110"/>
          <w:sz w:val="18"/>
        </w:rPr>
        <w:t xml:space="preserve"> </w:t>
      </w:r>
      <w:r>
        <w:rPr>
          <w:w w:val="110"/>
          <w:sz w:val="18"/>
        </w:rPr>
        <w:t>A</w:t>
      </w:r>
      <w:r>
        <w:rPr>
          <w:spacing w:val="-12"/>
          <w:w w:val="110"/>
          <w:sz w:val="18"/>
        </w:rPr>
        <w:t xml:space="preserve"> </w:t>
      </w:r>
      <w:r>
        <w:rPr>
          <w:w w:val="110"/>
          <w:sz w:val="18"/>
        </w:rPr>
        <w:t>grey</w:t>
      </w:r>
      <w:r>
        <w:rPr>
          <w:spacing w:val="-12"/>
          <w:w w:val="110"/>
          <w:sz w:val="18"/>
        </w:rPr>
        <w:t xml:space="preserve"> </w:t>
      </w:r>
      <w:r>
        <w:rPr>
          <w:w w:val="110"/>
          <w:sz w:val="18"/>
        </w:rPr>
        <w:t>node</w:t>
      </w:r>
      <w:r>
        <w:rPr>
          <w:spacing w:val="-12"/>
          <w:w w:val="110"/>
          <w:sz w:val="18"/>
        </w:rPr>
        <w:t xml:space="preserve"> </w:t>
      </w:r>
      <w:r>
        <w:rPr>
          <w:w w:val="110"/>
          <w:sz w:val="18"/>
        </w:rPr>
        <w:t>with</w:t>
      </w:r>
      <w:r>
        <w:rPr>
          <w:spacing w:val="-12"/>
          <w:w w:val="110"/>
          <w:sz w:val="18"/>
        </w:rPr>
        <w:t xml:space="preserve"> </w:t>
      </w:r>
      <w:r>
        <w:rPr>
          <w:w w:val="110"/>
          <w:sz w:val="18"/>
        </w:rPr>
        <w:t>a</w:t>
      </w:r>
      <w:r>
        <w:rPr>
          <w:spacing w:val="-12"/>
          <w:w w:val="110"/>
          <w:sz w:val="18"/>
        </w:rPr>
        <w:t xml:space="preserve"> </w:t>
      </w:r>
      <w:r>
        <w:rPr>
          <w:w w:val="110"/>
          <w:sz w:val="18"/>
        </w:rPr>
        <w:t>dashed</w:t>
      </w:r>
      <w:r>
        <w:rPr>
          <w:spacing w:val="-13"/>
          <w:w w:val="110"/>
          <w:sz w:val="18"/>
        </w:rPr>
        <w:t xml:space="preserve"> </w:t>
      </w:r>
      <w:r>
        <w:rPr>
          <w:w w:val="110"/>
          <w:sz w:val="18"/>
        </w:rPr>
        <w:t>border</w:t>
      </w:r>
      <w:r>
        <w:rPr>
          <w:spacing w:val="-12"/>
          <w:w w:val="110"/>
          <w:sz w:val="18"/>
        </w:rPr>
        <w:t xml:space="preserve"> </w:t>
      </w:r>
      <w:r>
        <w:rPr>
          <w:w w:val="110"/>
          <w:sz w:val="18"/>
        </w:rPr>
        <w:t>indicates</w:t>
      </w:r>
      <w:r>
        <w:rPr>
          <w:spacing w:val="-12"/>
          <w:w w:val="110"/>
          <w:sz w:val="18"/>
        </w:rPr>
        <w:t xml:space="preserve"> </w:t>
      </w:r>
      <w:r>
        <w:rPr>
          <w:w w:val="110"/>
          <w:sz w:val="18"/>
        </w:rPr>
        <w:t>a</w:t>
      </w:r>
      <w:r>
        <w:rPr>
          <w:spacing w:val="-12"/>
          <w:w w:val="110"/>
          <w:sz w:val="18"/>
        </w:rPr>
        <w:t xml:space="preserve"> </w:t>
      </w:r>
      <w:r>
        <w:rPr>
          <w:w w:val="110"/>
          <w:sz w:val="18"/>
        </w:rPr>
        <w:t>pseudo-reaction.</w:t>
      </w:r>
      <w:r>
        <w:rPr>
          <w:spacing w:val="-12"/>
          <w:w w:val="110"/>
          <w:sz w:val="18"/>
        </w:rPr>
        <w:t xml:space="preserve"> </w:t>
      </w:r>
      <w:r>
        <w:rPr>
          <w:w w:val="110"/>
          <w:sz w:val="18"/>
        </w:rPr>
        <w:t>A</w:t>
      </w:r>
      <w:r>
        <w:rPr>
          <w:spacing w:val="-12"/>
          <w:w w:val="110"/>
          <w:sz w:val="18"/>
        </w:rPr>
        <w:t xml:space="preserve"> </w:t>
      </w:r>
      <w:r>
        <w:rPr>
          <w:w w:val="110"/>
          <w:sz w:val="18"/>
        </w:rPr>
        <w:t>solid edge</w:t>
      </w:r>
      <w:r>
        <w:rPr>
          <w:spacing w:val="-9"/>
          <w:w w:val="110"/>
          <w:sz w:val="18"/>
        </w:rPr>
        <w:t xml:space="preserve"> </w:t>
      </w:r>
      <w:r>
        <w:rPr>
          <w:w w:val="110"/>
          <w:sz w:val="18"/>
        </w:rPr>
        <w:t>indicates</w:t>
      </w:r>
      <w:r>
        <w:rPr>
          <w:spacing w:val="-8"/>
          <w:w w:val="110"/>
          <w:sz w:val="18"/>
        </w:rPr>
        <w:t xml:space="preserve"> </w:t>
      </w:r>
      <w:r>
        <w:rPr>
          <w:w w:val="110"/>
          <w:sz w:val="18"/>
        </w:rPr>
        <w:t>a</w:t>
      </w:r>
      <w:r>
        <w:rPr>
          <w:spacing w:val="-8"/>
          <w:w w:val="110"/>
          <w:sz w:val="18"/>
        </w:rPr>
        <w:t xml:space="preserve"> </w:t>
      </w:r>
      <w:r>
        <w:rPr>
          <w:w w:val="110"/>
          <w:sz w:val="18"/>
        </w:rPr>
        <w:t>known</w:t>
      </w:r>
      <w:r>
        <w:rPr>
          <w:spacing w:val="-8"/>
          <w:w w:val="110"/>
          <w:sz w:val="18"/>
        </w:rPr>
        <w:t xml:space="preserve"> </w:t>
      </w:r>
      <w:r>
        <w:rPr>
          <w:w w:val="110"/>
          <w:sz w:val="18"/>
        </w:rPr>
        <w:t>relationship.</w:t>
      </w:r>
      <w:r>
        <w:rPr>
          <w:spacing w:val="-8"/>
          <w:w w:val="110"/>
          <w:sz w:val="18"/>
        </w:rPr>
        <w:t xml:space="preserve"> </w:t>
      </w:r>
      <w:r>
        <w:rPr>
          <w:w w:val="110"/>
          <w:sz w:val="18"/>
        </w:rPr>
        <w:t>A</w:t>
      </w:r>
      <w:r>
        <w:rPr>
          <w:spacing w:val="-9"/>
          <w:w w:val="110"/>
          <w:sz w:val="18"/>
        </w:rPr>
        <w:t xml:space="preserve"> </w:t>
      </w:r>
      <w:r>
        <w:rPr>
          <w:w w:val="110"/>
          <w:sz w:val="18"/>
        </w:rPr>
        <w:t>dashed</w:t>
      </w:r>
      <w:r>
        <w:rPr>
          <w:spacing w:val="-8"/>
          <w:w w:val="110"/>
          <w:sz w:val="18"/>
        </w:rPr>
        <w:t xml:space="preserve"> </w:t>
      </w:r>
      <w:r>
        <w:rPr>
          <w:w w:val="110"/>
          <w:sz w:val="18"/>
        </w:rPr>
        <w:t>edge</w:t>
      </w:r>
      <w:r>
        <w:rPr>
          <w:spacing w:val="-8"/>
          <w:w w:val="110"/>
          <w:sz w:val="18"/>
        </w:rPr>
        <w:t xml:space="preserve"> </w:t>
      </w:r>
      <w:r>
        <w:rPr>
          <w:w w:val="110"/>
          <w:sz w:val="18"/>
        </w:rPr>
        <w:t>indicates</w:t>
      </w:r>
      <w:r>
        <w:rPr>
          <w:spacing w:val="-8"/>
          <w:w w:val="110"/>
          <w:sz w:val="18"/>
        </w:rPr>
        <w:t xml:space="preserve"> </w:t>
      </w:r>
      <w:r>
        <w:rPr>
          <w:w w:val="110"/>
          <w:sz w:val="18"/>
        </w:rPr>
        <w:t>a</w:t>
      </w:r>
      <w:r>
        <w:rPr>
          <w:spacing w:val="-8"/>
          <w:w w:val="110"/>
          <w:sz w:val="18"/>
        </w:rPr>
        <w:t xml:space="preserve"> </w:t>
      </w:r>
      <w:r>
        <w:rPr>
          <w:w w:val="110"/>
          <w:sz w:val="18"/>
        </w:rPr>
        <w:t>relationship</w:t>
      </w:r>
      <w:r>
        <w:rPr>
          <w:spacing w:val="-9"/>
          <w:w w:val="110"/>
          <w:sz w:val="18"/>
        </w:rPr>
        <w:t xml:space="preserve"> </w:t>
      </w:r>
      <w:r>
        <w:rPr>
          <w:w w:val="110"/>
          <w:sz w:val="18"/>
        </w:rPr>
        <w:t>inferred</w:t>
      </w:r>
      <w:r>
        <w:rPr>
          <w:spacing w:val="-8"/>
          <w:w w:val="110"/>
          <w:sz w:val="18"/>
        </w:rPr>
        <w:t xml:space="preserve"> </w:t>
      </w:r>
      <w:r>
        <w:rPr>
          <w:w w:val="110"/>
          <w:sz w:val="18"/>
        </w:rPr>
        <w:t>via</w:t>
      </w:r>
      <w:r>
        <w:rPr>
          <w:spacing w:val="-8"/>
          <w:w w:val="110"/>
          <w:sz w:val="18"/>
        </w:rPr>
        <w:t xml:space="preserve"> </w:t>
      </w:r>
      <w:r>
        <w:rPr>
          <w:w w:val="110"/>
          <w:sz w:val="18"/>
        </w:rPr>
        <w:t>reaction</w:t>
      </w:r>
      <w:r>
        <w:rPr>
          <w:spacing w:val="-8"/>
          <w:w w:val="110"/>
          <w:sz w:val="18"/>
        </w:rPr>
        <w:t xml:space="preserve"> </w:t>
      </w:r>
      <w:r>
        <w:rPr>
          <w:w w:val="110"/>
          <w:sz w:val="18"/>
        </w:rPr>
        <w:t>merging.</w:t>
      </w:r>
    </w:p>
    <w:p w14:paraId="4861B8C4" w14:textId="77777777" w:rsidR="00617E67" w:rsidRDefault="00617E67">
      <w:pPr>
        <w:pStyle w:val="BodyText"/>
        <w:spacing w:before="2"/>
        <w:rPr>
          <w:sz w:val="26"/>
        </w:rPr>
      </w:pPr>
    </w:p>
    <w:p w14:paraId="67FA2293" w14:textId="77777777" w:rsidR="00617E67" w:rsidRDefault="00E8776B">
      <w:pPr>
        <w:pStyle w:val="Heading2"/>
        <w:numPr>
          <w:ilvl w:val="0"/>
          <w:numId w:val="4"/>
        </w:numPr>
        <w:tabs>
          <w:tab w:val="left" w:pos="390"/>
        </w:tabs>
        <w:spacing w:before="1"/>
        <w:ind w:left="389" w:hanging="270"/>
      </w:pPr>
      <w:bookmarkStart w:id="41" w:name="4._Regulatory_pattern_(motif)_searches_a"/>
      <w:bookmarkEnd w:id="41"/>
      <w:r>
        <w:rPr>
          <w:w w:val="105"/>
        </w:rPr>
        <w:t>Regulatory pattern (motif) searches and</w:t>
      </w:r>
      <w:r>
        <w:rPr>
          <w:spacing w:val="-37"/>
          <w:w w:val="105"/>
        </w:rPr>
        <w:t xml:space="preserve"> </w:t>
      </w:r>
      <w:r>
        <w:rPr>
          <w:w w:val="105"/>
        </w:rPr>
        <w:t>sorting</w:t>
      </w:r>
    </w:p>
    <w:p w14:paraId="020D4669" w14:textId="77777777" w:rsidR="00617E67" w:rsidRDefault="00617E67">
      <w:pPr>
        <w:pStyle w:val="BodyText"/>
        <w:spacing w:before="1"/>
        <w:rPr>
          <w:b/>
          <w:sz w:val="30"/>
        </w:rPr>
      </w:pPr>
    </w:p>
    <w:p w14:paraId="5252D7ED" w14:textId="77777777" w:rsidR="00617E67" w:rsidRDefault="00E8776B">
      <w:pPr>
        <w:pStyle w:val="BodyText"/>
        <w:spacing w:line="280" w:lineRule="auto"/>
        <w:ind w:left="120" w:right="268"/>
      </w:pPr>
      <w:proofErr w:type="spellStart"/>
      <w:r>
        <w:rPr>
          <w:w w:val="105"/>
        </w:rPr>
        <w:t>Metaboverse</w:t>
      </w:r>
      <w:proofErr w:type="spellEnd"/>
      <w:r>
        <w:rPr>
          <w:w w:val="105"/>
        </w:rPr>
        <w:t xml:space="preserve"> provides a variety of different regulatory patterns (motifs) for users to explore. To identify a motif is to compare some value that is computed from a reaction or a pathway with a user- specified threshold.</w:t>
      </w:r>
    </w:p>
    <w:p w14:paraId="4F327844" w14:textId="77777777" w:rsidR="00617E67" w:rsidRDefault="00617E67">
      <w:pPr>
        <w:spacing w:line="280" w:lineRule="auto"/>
        <w:sectPr w:rsidR="00617E67">
          <w:pgSz w:w="11900" w:h="16820"/>
          <w:pgMar w:top="1020" w:right="600" w:bottom="280" w:left="600" w:header="720" w:footer="720" w:gutter="0"/>
          <w:cols w:space="720"/>
        </w:sectPr>
      </w:pPr>
    </w:p>
    <w:p w14:paraId="5E3C9906" w14:textId="77777777" w:rsidR="00617E67" w:rsidRDefault="00E8776B">
      <w:pPr>
        <w:pStyle w:val="BodyText"/>
        <w:spacing w:before="107" w:line="280" w:lineRule="auto"/>
        <w:ind w:left="120" w:right="131"/>
      </w:pPr>
      <w:r>
        <w:rPr>
          <w:noProof/>
        </w:rPr>
        <w:lastRenderedPageBreak/>
        <w:drawing>
          <wp:anchor distT="0" distB="0" distL="0" distR="0" simplePos="0" relativeHeight="250405888" behindDoc="1" locked="0" layoutInCell="1" allowOverlap="1" wp14:anchorId="4C204977" wp14:editId="0DAF345F">
            <wp:simplePos x="0" y="0"/>
            <wp:positionH relativeFrom="page">
              <wp:posOffset>0</wp:posOffset>
            </wp:positionH>
            <wp:positionV relativeFrom="page">
              <wp:posOffset>0</wp:posOffset>
            </wp:positionV>
            <wp:extent cx="7556500" cy="106807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The identified motifs will be listed in a stamp view. Each stamp represents a motif, with a glyph of the reaction, or the name of the pathway on it. In this stamp view, the identified motifs can be sorted according to three different criteria: the number of pathways containing the motif (not applicable for pathway motifs), the magnitude change of the computed value, and the statistical significance. When sorting by the number of pathways or the magnitude change, the motifs are arranged in order from </w:t>
      </w:r>
      <w:del w:id="42" w:author="James Cox" w:date="2020-06-10T12:22:00Z">
        <w:r w:rsidDel="00237BB1">
          <w:rPr>
            <w:w w:val="105"/>
          </w:rPr>
          <w:delText xml:space="preserve"> </w:delText>
        </w:r>
      </w:del>
      <w:r>
        <w:rPr>
          <w:w w:val="105"/>
        </w:rPr>
        <w:t>the largest to the smallest. When sorting by the statistical significance, motifs with statistical significance on both the input side (reactants) and the output side (products) are listed first by the product of their maximum statistics, followed by the motifs with statistical significance on one of the two sides, and finally the motifs with no statistical significance on both sides. Within each tier, the motifs are sorted from lowest to highest p-values. For all values or statistics used in sorting, only those that determined the motif are</w:t>
      </w:r>
      <w:r>
        <w:rPr>
          <w:spacing w:val="-37"/>
          <w:w w:val="105"/>
        </w:rPr>
        <w:t xml:space="preserve"> </w:t>
      </w:r>
      <w:r>
        <w:rPr>
          <w:w w:val="105"/>
        </w:rPr>
        <w:t>used.</w:t>
      </w:r>
    </w:p>
    <w:p w14:paraId="55C77097" w14:textId="77777777" w:rsidR="00617E67" w:rsidRDefault="00617E67">
      <w:pPr>
        <w:pStyle w:val="BodyText"/>
        <w:spacing w:before="2"/>
        <w:rPr>
          <w:sz w:val="27"/>
        </w:rPr>
      </w:pPr>
    </w:p>
    <w:p w14:paraId="5F3742E5" w14:textId="77777777" w:rsidR="00617E67" w:rsidRDefault="00E8776B">
      <w:pPr>
        <w:pStyle w:val="BodyText"/>
        <w:spacing w:line="280" w:lineRule="auto"/>
        <w:ind w:left="120" w:right="160"/>
      </w:pPr>
      <w:r>
        <w:rPr>
          <w:w w:val="105"/>
        </w:rPr>
        <w:t>When the stamp view demonstrates draws reaction motifs, all the pathways containing the corresponding motif will be listed below the stamp view by clicking on the appropriate stamp. For pathway motifs, clicking on a pathway ID will draw the selected pathway as a graph, with all the motifs in this pathway highlighted.</w:t>
      </w:r>
    </w:p>
    <w:p w14:paraId="660E3690" w14:textId="77777777" w:rsidR="00617E67" w:rsidRDefault="00617E67">
      <w:pPr>
        <w:pStyle w:val="BodyText"/>
        <w:spacing w:before="10"/>
        <w:rPr>
          <w:sz w:val="26"/>
        </w:rPr>
      </w:pPr>
    </w:p>
    <w:p w14:paraId="4A501751" w14:textId="77777777" w:rsidR="00617E67" w:rsidRDefault="00E8776B">
      <w:pPr>
        <w:pStyle w:val="Heading2"/>
        <w:numPr>
          <w:ilvl w:val="0"/>
          <w:numId w:val="4"/>
        </w:numPr>
        <w:tabs>
          <w:tab w:val="left" w:pos="390"/>
        </w:tabs>
        <w:ind w:left="389" w:hanging="270"/>
      </w:pPr>
      <w:bookmarkStart w:id="43" w:name="5._Nearest_neighborhood_searches_and_pri"/>
      <w:bookmarkEnd w:id="43"/>
      <w:r>
        <w:rPr>
          <w:w w:val="105"/>
        </w:rPr>
        <w:t>Nearest neighborhood searches and</w:t>
      </w:r>
      <w:r>
        <w:rPr>
          <w:spacing w:val="-29"/>
          <w:w w:val="105"/>
        </w:rPr>
        <w:t xml:space="preserve"> </w:t>
      </w:r>
      <w:r>
        <w:rPr>
          <w:w w:val="105"/>
        </w:rPr>
        <w:t>prioritization</w:t>
      </w:r>
    </w:p>
    <w:p w14:paraId="7D9B5291" w14:textId="77777777" w:rsidR="00617E67" w:rsidRDefault="00617E67">
      <w:pPr>
        <w:pStyle w:val="BodyText"/>
        <w:spacing w:before="1"/>
        <w:rPr>
          <w:b/>
          <w:sz w:val="30"/>
        </w:rPr>
      </w:pPr>
    </w:p>
    <w:p w14:paraId="4ABB8434" w14:textId="77777777" w:rsidR="00617E67" w:rsidRDefault="00E8776B">
      <w:pPr>
        <w:pStyle w:val="BodyText"/>
        <w:spacing w:line="280" w:lineRule="auto"/>
        <w:ind w:left="120" w:right="197"/>
      </w:pPr>
      <w:r>
        <w:rPr>
          <w:w w:val="105"/>
        </w:rPr>
        <w:t xml:space="preserve">To visualize all global connections, a user can select an entity (a gene, protein, or metabolite) and visualize all reactions in which the component is involved. By doing so, the user can visualize other downstream effects a change of one entity might have across the global network, which consequently aids in bridging and identifying any motifs that may occur between canonically annotated pathways. These neighborhoods can be expanded to view multiple downstream reaction steps and their accompanying genes, proteins, and metabolites by modulating the appropriate user option in the </w:t>
      </w:r>
      <w:del w:id="44" w:author="James Cox" w:date="2020-06-10T12:22:00Z">
        <w:r w:rsidDel="00237BB1">
          <w:rPr>
            <w:w w:val="105"/>
          </w:rPr>
          <w:delText xml:space="preserve"> </w:delText>
        </w:r>
      </w:del>
      <w:r>
        <w:rPr>
          <w:w w:val="105"/>
        </w:rPr>
        <w:t>app.</w:t>
      </w:r>
    </w:p>
    <w:p w14:paraId="16CB9EBA" w14:textId="77777777" w:rsidR="00617E67" w:rsidRDefault="00617E67">
      <w:pPr>
        <w:pStyle w:val="BodyText"/>
        <w:spacing w:before="9"/>
        <w:rPr>
          <w:sz w:val="26"/>
        </w:rPr>
      </w:pPr>
    </w:p>
    <w:p w14:paraId="1C950543" w14:textId="77777777" w:rsidR="00617E67" w:rsidRDefault="00E8776B">
      <w:pPr>
        <w:pStyle w:val="BodyText"/>
        <w:spacing w:line="280" w:lineRule="auto"/>
        <w:ind w:left="120" w:right="205"/>
      </w:pPr>
      <w:r>
        <w:rPr>
          <w:w w:val="105"/>
        </w:rPr>
        <w:t>Users can also limit which entities are shown by enforcing a degree threshold. By setting this value at 50, for example, the graph would not show nodes that have 50 or more connections. One caveat, however, is that this will occasionally break synchronous pathways into multiple pieces if one of these high-degree nodes was the bridge between two sides of a pathway.</w:t>
      </w:r>
    </w:p>
    <w:p w14:paraId="1BF79DF4" w14:textId="77777777" w:rsidR="00617E67" w:rsidRDefault="00617E67">
      <w:pPr>
        <w:pStyle w:val="BodyText"/>
        <w:spacing w:before="9"/>
        <w:rPr>
          <w:sz w:val="26"/>
        </w:rPr>
      </w:pPr>
    </w:p>
    <w:p w14:paraId="05735F7A" w14:textId="77777777" w:rsidR="00617E67" w:rsidRDefault="00E8776B">
      <w:pPr>
        <w:pStyle w:val="Heading2"/>
        <w:numPr>
          <w:ilvl w:val="0"/>
          <w:numId w:val="4"/>
        </w:numPr>
        <w:tabs>
          <w:tab w:val="left" w:pos="390"/>
        </w:tabs>
        <w:spacing w:before="1"/>
        <w:ind w:left="389" w:hanging="270"/>
      </w:pPr>
      <w:bookmarkStart w:id="45" w:name="6._Perturbation_connectivity"/>
      <w:bookmarkEnd w:id="45"/>
      <w:r>
        <w:rPr>
          <w:w w:val="110"/>
        </w:rPr>
        <w:t>Perturbation</w:t>
      </w:r>
      <w:r>
        <w:rPr>
          <w:spacing w:val="-13"/>
          <w:w w:val="110"/>
        </w:rPr>
        <w:t xml:space="preserve"> </w:t>
      </w:r>
      <w:r>
        <w:rPr>
          <w:w w:val="110"/>
        </w:rPr>
        <w:t>connectivity</w:t>
      </w:r>
    </w:p>
    <w:p w14:paraId="362289E3" w14:textId="77777777" w:rsidR="00617E67" w:rsidRDefault="00617E67">
      <w:pPr>
        <w:pStyle w:val="BodyText"/>
        <w:spacing w:before="3"/>
        <w:rPr>
          <w:b/>
          <w:sz w:val="27"/>
        </w:rPr>
      </w:pPr>
    </w:p>
    <w:p w14:paraId="661096A4" w14:textId="77777777" w:rsidR="00617E67" w:rsidRDefault="00E8776B">
      <w:pPr>
        <w:pStyle w:val="BodyText"/>
        <w:spacing w:line="298" w:lineRule="exact"/>
        <w:ind w:left="119" w:right="153"/>
      </w:pPr>
      <w:r>
        <w:rPr>
          <w:w w:val="105"/>
        </w:rPr>
        <w:t xml:space="preserve">Perturbation connectivity networks are generated by searching each reaction in the global network for any reaction where at least one component is significantly perturbed. Users can modify the necessary criteria to base the search on the expression or abundance value or the statistical value and can choose the </w:t>
      </w:r>
      <w:proofErr w:type="spellStart"/>
      <w:r>
        <w:rPr>
          <w:w w:val="105"/>
        </w:rPr>
        <w:t>thresholding</w:t>
      </w:r>
      <w:proofErr w:type="spellEnd"/>
      <w:r>
        <w:rPr>
          <w:w w:val="105"/>
        </w:rPr>
        <w:t xml:space="preserve"> value to be used. For the expression </w:t>
      </w:r>
      <w:proofErr w:type="spellStart"/>
      <w:r>
        <w:rPr>
          <w:w w:val="105"/>
        </w:rPr>
        <w:t>thresholding</w:t>
      </w:r>
      <w:proofErr w:type="spellEnd"/>
      <w:r>
        <w:rPr>
          <w:w w:val="105"/>
        </w:rPr>
        <w:t xml:space="preserve">, the provided value is assumed to be the absolute value, so a </w:t>
      </w:r>
      <w:proofErr w:type="spellStart"/>
      <w:r>
        <w:rPr>
          <w:w w:val="105"/>
        </w:rPr>
        <w:t>thresholding</w:t>
      </w:r>
      <w:proofErr w:type="spellEnd"/>
      <w:r>
        <w:rPr>
          <w:w w:val="105"/>
        </w:rPr>
        <w:t xml:space="preserve"> value of 3 would include any reactions where at least one component, showed a greater than 3 measured change or less than -3 measured change, the value of which is dependent on the data provided by the user thus could represent log</w:t>
      </w:r>
      <w:r>
        <w:rPr>
          <w:w w:val="105"/>
          <w:position w:val="-10"/>
        </w:rPr>
        <w:t xml:space="preserve">2 </w:t>
      </w:r>
      <w:r>
        <w:rPr>
          <w:w w:val="105"/>
        </w:rPr>
        <w:t>fold changes, z-scores, or any other unit appropriate the biological context.</w:t>
      </w:r>
    </w:p>
    <w:p w14:paraId="256FEEDE" w14:textId="77777777" w:rsidR="00617E67" w:rsidRDefault="00617E67">
      <w:pPr>
        <w:pStyle w:val="BodyText"/>
        <w:spacing w:before="3"/>
        <w:rPr>
          <w:sz w:val="28"/>
        </w:rPr>
      </w:pPr>
    </w:p>
    <w:p w14:paraId="522B7398" w14:textId="77777777" w:rsidR="00617E67" w:rsidRDefault="00E8776B">
      <w:pPr>
        <w:pStyle w:val="BodyText"/>
        <w:spacing w:line="280" w:lineRule="auto"/>
        <w:ind w:left="119" w:right="368"/>
      </w:pPr>
      <w:r>
        <w:rPr>
          <w:w w:val="105"/>
        </w:rPr>
        <w:t>Once a list of perturbed reactions is collected, the network is constructed included each of these reactions and their components. Perturbed neighboring reactions that share components are thus connected within the graph, and perturbed reactions that are not next to other perturbed reactions are shown as disconnected sub-graphs.</w:t>
      </w:r>
    </w:p>
    <w:p w14:paraId="67FE69DB" w14:textId="77777777" w:rsidR="00617E67" w:rsidRDefault="00617E67">
      <w:pPr>
        <w:spacing w:line="280" w:lineRule="auto"/>
        <w:sectPr w:rsidR="00617E67">
          <w:pgSz w:w="11900" w:h="16820"/>
          <w:pgMar w:top="940" w:right="600" w:bottom="280" w:left="600" w:header="720" w:footer="720" w:gutter="0"/>
          <w:cols w:space="720"/>
        </w:sectPr>
      </w:pPr>
    </w:p>
    <w:p w14:paraId="262FD605" w14:textId="77777777" w:rsidR="00617E67" w:rsidRDefault="00E8776B">
      <w:pPr>
        <w:pStyle w:val="Heading2"/>
        <w:numPr>
          <w:ilvl w:val="0"/>
          <w:numId w:val="4"/>
        </w:numPr>
        <w:tabs>
          <w:tab w:val="left" w:pos="390"/>
        </w:tabs>
        <w:spacing w:before="117"/>
        <w:ind w:left="389" w:hanging="270"/>
      </w:pPr>
      <w:r>
        <w:rPr>
          <w:noProof/>
        </w:rPr>
        <w:lastRenderedPageBreak/>
        <w:drawing>
          <wp:anchor distT="0" distB="0" distL="0" distR="0" simplePos="0" relativeHeight="250406912" behindDoc="1" locked="0" layoutInCell="1" allowOverlap="1" wp14:anchorId="1578E7B2" wp14:editId="5A5D6091">
            <wp:simplePos x="0" y="0"/>
            <wp:positionH relativeFrom="page">
              <wp:posOffset>0</wp:posOffset>
            </wp:positionH>
            <wp:positionV relativeFrom="page">
              <wp:posOffset>0</wp:posOffset>
            </wp:positionV>
            <wp:extent cx="7556500" cy="1068070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46" w:name="7._Network_visualization_and_exploration"/>
      <w:bookmarkEnd w:id="46"/>
      <w:r>
        <w:rPr>
          <w:w w:val="110"/>
        </w:rPr>
        <w:t>Network visualization and</w:t>
      </w:r>
      <w:r>
        <w:rPr>
          <w:spacing w:val="-37"/>
          <w:w w:val="110"/>
        </w:rPr>
        <w:t xml:space="preserve"> </w:t>
      </w:r>
      <w:r>
        <w:rPr>
          <w:w w:val="110"/>
        </w:rPr>
        <w:t>exploration</w:t>
      </w:r>
    </w:p>
    <w:p w14:paraId="14324108" w14:textId="77777777" w:rsidR="00617E67" w:rsidRDefault="00E8776B">
      <w:pPr>
        <w:pStyle w:val="Heading3"/>
        <w:numPr>
          <w:ilvl w:val="1"/>
          <w:numId w:val="4"/>
        </w:numPr>
        <w:tabs>
          <w:tab w:val="left" w:pos="490"/>
        </w:tabs>
        <w:spacing w:before="271"/>
      </w:pPr>
      <w:bookmarkStart w:id="47" w:name="7.1_Dynamic_network_plotting"/>
      <w:bookmarkEnd w:id="47"/>
      <w:r>
        <w:rPr>
          <w:w w:val="110"/>
        </w:rPr>
        <w:t>Dynamic network</w:t>
      </w:r>
      <w:r>
        <w:rPr>
          <w:spacing w:val="-24"/>
          <w:w w:val="110"/>
        </w:rPr>
        <w:t xml:space="preserve"> </w:t>
      </w:r>
      <w:r>
        <w:rPr>
          <w:w w:val="110"/>
        </w:rPr>
        <w:t>plotting</w:t>
      </w:r>
    </w:p>
    <w:p w14:paraId="66F580C2" w14:textId="77777777" w:rsidR="00617E67" w:rsidRDefault="00617E67">
      <w:pPr>
        <w:pStyle w:val="BodyText"/>
        <w:spacing w:before="10"/>
        <w:rPr>
          <w:b/>
          <w:sz w:val="29"/>
        </w:rPr>
      </w:pPr>
    </w:p>
    <w:p w14:paraId="73597CCC" w14:textId="77777777" w:rsidR="00617E67" w:rsidRDefault="00E8776B">
      <w:pPr>
        <w:pStyle w:val="BodyText"/>
        <w:spacing w:before="1" w:line="280" w:lineRule="auto"/>
        <w:ind w:left="120"/>
      </w:pPr>
      <w:r>
        <w:rPr>
          <w:w w:val="105"/>
        </w:rPr>
        <w:t xml:space="preserve">Users interact with </w:t>
      </w:r>
      <w:proofErr w:type="spellStart"/>
      <w:r>
        <w:rPr>
          <w:w w:val="105"/>
        </w:rPr>
        <w:t>Metaboverse</w:t>
      </w:r>
      <w:proofErr w:type="spellEnd"/>
      <w:r>
        <w:rPr>
          <w:w w:val="105"/>
        </w:rPr>
        <w:t xml:space="preserve"> through an interactive app interface. The app uses Electron, a cross- platform app framework that uses JavaScript, HTML, and CSS to design the interface. </w:t>
      </w:r>
      <w:proofErr w:type="spellStart"/>
      <w:r>
        <w:rPr>
          <w:w w:val="105"/>
        </w:rPr>
        <w:t>Metaboverse</w:t>
      </w:r>
      <w:proofErr w:type="spellEnd"/>
      <w:r>
        <w:rPr>
          <w:w w:val="105"/>
        </w:rPr>
        <w:t xml:space="preserve"> thus</w:t>
      </w:r>
      <w:r>
        <w:rPr>
          <w:spacing w:val="-11"/>
          <w:w w:val="105"/>
        </w:rPr>
        <w:t xml:space="preserve"> </w:t>
      </w:r>
      <w:r>
        <w:rPr>
          <w:w w:val="105"/>
        </w:rPr>
        <w:t>comes</w:t>
      </w:r>
      <w:r>
        <w:rPr>
          <w:spacing w:val="-11"/>
          <w:w w:val="105"/>
        </w:rPr>
        <w:t xml:space="preserve"> </w:t>
      </w:r>
      <w:r>
        <w:rPr>
          <w:w w:val="105"/>
        </w:rPr>
        <w:t>packaged</w:t>
      </w:r>
      <w:r>
        <w:rPr>
          <w:spacing w:val="-10"/>
          <w:w w:val="105"/>
        </w:rPr>
        <w:t xml:space="preserve"> </w:t>
      </w:r>
      <w:r>
        <w:rPr>
          <w:w w:val="105"/>
        </w:rPr>
        <w:t>as</w:t>
      </w:r>
      <w:r>
        <w:rPr>
          <w:spacing w:val="-11"/>
          <w:w w:val="105"/>
        </w:rPr>
        <w:t xml:space="preserve"> </w:t>
      </w:r>
      <w:r>
        <w:rPr>
          <w:w w:val="105"/>
        </w:rPr>
        <w:t>a</w:t>
      </w:r>
      <w:r>
        <w:rPr>
          <w:spacing w:val="-11"/>
          <w:w w:val="105"/>
        </w:rPr>
        <w:t xml:space="preserve"> </w:t>
      </w:r>
      <w:r>
        <w:rPr>
          <w:w w:val="105"/>
        </w:rPr>
        <w:t>single</w:t>
      </w:r>
      <w:r>
        <w:rPr>
          <w:spacing w:val="-10"/>
          <w:w w:val="105"/>
        </w:rPr>
        <w:t xml:space="preserve"> </w:t>
      </w:r>
      <w:r>
        <w:rPr>
          <w:w w:val="105"/>
        </w:rPr>
        <w:t>executable</w:t>
      </w:r>
      <w:r>
        <w:rPr>
          <w:spacing w:val="-11"/>
          <w:w w:val="105"/>
        </w:rPr>
        <w:t xml:space="preserve"> </w:t>
      </w:r>
      <w:r>
        <w:rPr>
          <w:w w:val="105"/>
        </w:rPr>
        <w:t>app</w:t>
      </w:r>
      <w:r>
        <w:rPr>
          <w:spacing w:val="-11"/>
          <w:w w:val="105"/>
        </w:rPr>
        <w:t xml:space="preserve"> </w:t>
      </w:r>
      <w:r>
        <w:rPr>
          <w:w w:val="105"/>
        </w:rPr>
        <w:t>with</w:t>
      </w:r>
      <w:r>
        <w:rPr>
          <w:spacing w:val="-10"/>
          <w:w w:val="105"/>
        </w:rPr>
        <w:t xml:space="preserve"> </w:t>
      </w:r>
      <w:r>
        <w:rPr>
          <w:w w:val="105"/>
        </w:rPr>
        <w:t>all</w:t>
      </w:r>
      <w:r>
        <w:rPr>
          <w:spacing w:val="-11"/>
          <w:w w:val="105"/>
        </w:rPr>
        <w:t xml:space="preserve"> </w:t>
      </w:r>
      <w:r>
        <w:rPr>
          <w:w w:val="105"/>
        </w:rPr>
        <w:t>necessary</w:t>
      </w:r>
      <w:r>
        <w:rPr>
          <w:spacing w:val="-11"/>
          <w:w w:val="105"/>
        </w:rPr>
        <w:t xml:space="preserve"> </w:t>
      </w:r>
      <w:r>
        <w:rPr>
          <w:w w:val="105"/>
        </w:rPr>
        <w:t>dependencies</w:t>
      </w:r>
      <w:r>
        <w:rPr>
          <w:spacing w:val="-10"/>
          <w:w w:val="105"/>
        </w:rPr>
        <w:t xml:space="preserve"> </w:t>
      </w:r>
      <w:r>
        <w:rPr>
          <w:w w:val="105"/>
        </w:rPr>
        <w:t>included</w:t>
      </w:r>
      <w:r>
        <w:rPr>
          <w:spacing w:val="-11"/>
          <w:w w:val="105"/>
        </w:rPr>
        <w:t xml:space="preserve"> </w:t>
      </w:r>
      <w:r>
        <w:rPr>
          <w:w w:val="105"/>
        </w:rPr>
        <w:t>for</w:t>
      </w:r>
      <w:r>
        <w:rPr>
          <w:spacing w:val="-10"/>
          <w:w w:val="105"/>
        </w:rPr>
        <w:t xml:space="preserve"> </w:t>
      </w:r>
      <w:r>
        <w:rPr>
          <w:w w:val="105"/>
        </w:rPr>
        <w:t xml:space="preserve">running on Linux, </w:t>
      </w:r>
      <w:proofErr w:type="spellStart"/>
      <w:r>
        <w:rPr>
          <w:w w:val="105"/>
        </w:rPr>
        <w:t>macOS</w:t>
      </w:r>
      <w:proofErr w:type="spellEnd"/>
      <w:r>
        <w:rPr>
          <w:w w:val="105"/>
        </w:rPr>
        <w:t>, and</w:t>
      </w:r>
      <w:r>
        <w:rPr>
          <w:spacing w:val="-35"/>
          <w:w w:val="105"/>
        </w:rPr>
        <w:t xml:space="preserve"> </w:t>
      </w:r>
      <w:r>
        <w:rPr>
          <w:w w:val="105"/>
        </w:rPr>
        <w:t>Windows.</w:t>
      </w:r>
    </w:p>
    <w:p w14:paraId="4B1594A5" w14:textId="77777777" w:rsidR="00617E67" w:rsidRDefault="00617E67">
      <w:pPr>
        <w:pStyle w:val="BodyText"/>
        <w:spacing w:before="5"/>
        <w:rPr>
          <w:sz w:val="26"/>
        </w:rPr>
      </w:pPr>
    </w:p>
    <w:p w14:paraId="15F46592" w14:textId="77777777" w:rsidR="00617E67" w:rsidRDefault="00E8776B">
      <w:pPr>
        <w:pStyle w:val="BodyText"/>
        <w:spacing w:line="280" w:lineRule="auto"/>
        <w:ind w:left="120" w:right="175"/>
      </w:pPr>
      <w:r>
        <w:rPr>
          <w:w w:val="105"/>
        </w:rPr>
        <w:t>Interactive</w:t>
      </w:r>
      <w:r>
        <w:rPr>
          <w:spacing w:val="-19"/>
          <w:w w:val="105"/>
        </w:rPr>
        <w:t xml:space="preserve"> </w:t>
      </w:r>
      <w:r>
        <w:rPr>
          <w:w w:val="105"/>
        </w:rPr>
        <w:t>graphing</w:t>
      </w:r>
      <w:r>
        <w:rPr>
          <w:spacing w:val="-18"/>
          <w:w w:val="105"/>
        </w:rPr>
        <w:t xml:space="preserve"> </w:t>
      </w:r>
      <w:r>
        <w:rPr>
          <w:w w:val="105"/>
        </w:rPr>
        <w:t>is</w:t>
      </w:r>
      <w:r>
        <w:rPr>
          <w:spacing w:val="-18"/>
          <w:w w:val="105"/>
        </w:rPr>
        <w:t xml:space="preserve"> </w:t>
      </w:r>
      <w:r>
        <w:rPr>
          <w:w w:val="105"/>
        </w:rPr>
        <w:t>handled</w:t>
      </w:r>
      <w:r>
        <w:rPr>
          <w:spacing w:val="-18"/>
          <w:w w:val="105"/>
        </w:rPr>
        <w:t xml:space="preserve"> </w:t>
      </w:r>
      <w:r>
        <w:rPr>
          <w:w w:val="105"/>
        </w:rPr>
        <w:t>using</w:t>
      </w:r>
      <w:r>
        <w:rPr>
          <w:spacing w:val="-18"/>
          <w:w w:val="105"/>
        </w:rPr>
        <w:t xml:space="preserve"> </w:t>
      </w:r>
      <w:r>
        <w:rPr>
          <w:w w:val="105"/>
        </w:rPr>
        <w:t>the</w:t>
      </w:r>
      <w:r>
        <w:rPr>
          <w:spacing w:val="-18"/>
          <w:w w:val="105"/>
        </w:rPr>
        <w:t xml:space="preserve"> </w:t>
      </w:r>
      <w:r>
        <w:rPr>
          <w:w w:val="105"/>
        </w:rPr>
        <w:t>D3</w:t>
      </w:r>
      <w:r>
        <w:rPr>
          <w:spacing w:val="-18"/>
          <w:w w:val="105"/>
        </w:rPr>
        <w:t xml:space="preserve"> </w:t>
      </w:r>
      <w:r>
        <w:rPr>
          <w:w w:val="105"/>
        </w:rPr>
        <w:t>and</w:t>
      </w:r>
      <w:r>
        <w:rPr>
          <w:spacing w:val="-19"/>
          <w:w w:val="105"/>
        </w:rPr>
        <w:t xml:space="preserve"> </w:t>
      </w:r>
      <w:r>
        <w:rPr>
          <w:w w:val="105"/>
        </w:rPr>
        <w:t>JQuery</w:t>
      </w:r>
      <w:r>
        <w:rPr>
          <w:spacing w:val="-18"/>
          <w:w w:val="105"/>
        </w:rPr>
        <w:t xml:space="preserve"> </w:t>
      </w:r>
      <w:r>
        <w:rPr>
          <w:w w:val="105"/>
        </w:rPr>
        <w:t>JavaScript</w:t>
      </w:r>
      <w:r>
        <w:rPr>
          <w:spacing w:val="-18"/>
          <w:w w:val="105"/>
        </w:rPr>
        <w:t xml:space="preserve"> </w:t>
      </w:r>
      <w:r>
        <w:rPr>
          <w:w w:val="105"/>
        </w:rPr>
        <w:t>libraries.</w:t>
      </w:r>
      <w:r>
        <w:rPr>
          <w:spacing w:val="-18"/>
          <w:w w:val="105"/>
        </w:rPr>
        <w:t xml:space="preserve"> </w:t>
      </w:r>
      <w:r>
        <w:rPr>
          <w:w w:val="105"/>
        </w:rPr>
        <w:t>Force-directed</w:t>
      </w:r>
      <w:r>
        <w:rPr>
          <w:spacing w:val="-18"/>
          <w:w w:val="105"/>
        </w:rPr>
        <w:t xml:space="preserve"> </w:t>
      </w:r>
      <w:r>
        <w:rPr>
          <w:w w:val="105"/>
        </w:rPr>
        <w:t>graphs</w:t>
      </w:r>
      <w:r>
        <w:rPr>
          <w:spacing w:val="-18"/>
          <w:w w:val="105"/>
        </w:rPr>
        <w:t xml:space="preserve"> </w:t>
      </w:r>
      <w:r>
        <w:rPr>
          <w:w w:val="105"/>
        </w:rPr>
        <w:t xml:space="preserve">are constructed by taking the user selection for a pathway or entity and determining the reactions that </w:t>
      </w:r>
      <w:del w:id="48" w:author="James Cox" w:date="2020-06-10T12:22:00Z">
        <w:r w:rsidDel="00237BB1">
          <w:rPr>
            <w:w w:val="105"/>
          </w:rPr>
          <w:delText xml:space="preserve"> </w:delText>
        </w:r>
      </w:del>
      <w:r>
        <w:rPr>
          <w:w w:val="105"/>
        </w:rPr>
        <w:t>are components of that pathway. All inputs, outputs, modifiers, and other components of these reactions, along with edges where both source and target are found in the sub-graph as nodes, are included and plotted. Relevant metadata, such as user-provided data and reaction descriptions, can be</w:t>
      </w:r>
      <w:r>
        <w:rPr>
          <w:spacing w:val="-12"/>
          <w:w w:val="105"/>
        </w:rPr>
        <w:t xml:space="preserve"> </w:t>
      </w:r>
      <w:r>
        <w:rPr>
          <w:w w:val="105"/>
        </w:rPr>
        <w:t>accessed</w:t>
      </w:r>
      <w:r>
        <w:rPr>
          <w:spacing w:val="-11"/>
          <w:w w:val="105"/>
        </w:rPr>
        <w:t xml:space="preserve"> </w:t>
      </w:r>
      <w:r>
        <w:rPr>
          <w:w w:val="105"/>
        </w:rPr>
        <w:t>by</w:t>
      </w:r>
      <w:r>
        <w:rPr>
          <w:spacing w:val="-11"/>
          <w:w w:val="105"/>
        </w:rPr>
        <w:t xml:space="preserve"> </w:t>
      </w:r>
      <w:r>
        <w:rPr>
          <w:w w:val="105"/>
        </w:rPr>
        <w:t>the</w:t>
      </w:r>
      <w:r>
        <w:rPr>
          <w:spacing w:val="-11"/>
          <w:w w:val="105"/>
        </w:rPr>
        <w:t xml:space="preserve"> </w:t>
      </w:r>
      <w:r>
        <w:rPr>
          <w:w w:val="105"/>
        </w:rPr>
        <w:t>user</w:t>
      </w:r>
      <w:r>
        <w:rPr>
          <w:spacing w:val="-12"/>
          <w:w w:val="105"/>
        </w:rPr>
        <w:t xml:space="preserve"> </w:t>
      </w:r>
      <w:r>
        <w:rPr>
          <w:w w:val="105"/>
        </w:rPr>
        <w:t>in</w:t>
      </w:r>
      <w:r>
        <w:rPr>
          <w:spacing w:val="-11"/>
          <w:w w:val="105"/>
        </w:rPr>
        <w:t xml:space="preserve"> </w:t>
      </w:r>
      <w:r>
        <w:rPr>
          <w:w w:val="105"/>
        </w:rPr>
        <w:t>real-time.</w:t>
      </w:r>
      <w:r>
        <w:rPr>
          <w:spacing w:val="-11"/>
          <w:w w:val="105"/>
        </w:rPr>
        <w:t xml:space="preserve"> </w:t>
      </w:r>
      <w:r>
        <w:rPr>
          <w:w w:val="105"/>
        </w:rPr>
        <w:t>Metadata</w:t>
      </w:r>
      <w:r>
        <w:rPr>
          <w:spacing w:val="-11"/>
          <w:w w:val="105"/>
        </w:rPr>
        <w:t xml:space="preserve"> </w:t>
      </w:r>
      <w:r>
        <w:rPr>
          <w:w w:val="105"/>
        </w:rPr>
        <w:t>for</w:t>
      </w:r>
      <w:r>
        <w:rPr>
          <w:spacing w:val="-12"/>
          <w:w w:val="105"/>
        </w:rPr>
        <w:t xml:space="preserve"> </w:t>
      </w:r>
      <w:r>
        <w:rPr>
          <w:w w:val="105"/>
        </w:rPr>
        <w:t>categorical</w:t>
      </w:r>
      <w:r>
        <w:rPr>
          <w:spacing w:val="-11"/>
          <w:w w:val="105"/>
        </w:rPr>
        <w:t xml:space="preserve"> </w:t>
      </w:r>
      <w:r>
        <w:rPr>
          <w:w w:val="105"/>
        </w:rPr>
        <w:t>displays,</w:t>
      </w:r>
      <w:r>
        <w:rPr>
          <w:spacing w:val="-11"/>
          <w:w w:val="105"/>
        </w:rPr>
        <w:t xml:space="preserve"> </w:t>
      </w:r>
      <w:r>
        <w:rPr>
          <w:w w:val="105"/>
        </w:rPr>
        <w:t>such</w:t>
      </w:r>
      <w:r>
        <w:rPr>
          <w:spacing w:val="-11"/>
          <w:w w:val="105"/>
        </w:rPr>
        <w:t xml:space="preserve"> </w:t>
      </w:r>
      <w:r>
        <w:rPr>
          <w:w w:val="105"/>
        </w:rPr>
        <w:t>as</w:t>
      </w:r>
      <w:r>
        <w:rPr>
          <w:spacing w:val="-12"/>
          <w:w w:val="105"/>
        </w:rPr>
        <w:t xml:space="preserve"> </w:t>
      </w:r>
      <w:r>
        <w:rPr>
          <w:w w:val="105"/>
        </w:rPr>
        <w:t>edge</w:t>
      </w:r>
      <w:r>
        <w:rPr>
          <w:spacing w:val="-11"/>
          <w:w w:val="105"/>
        </w:rPr>
        <w:t xml:space="preserve"> </w:t>
      </w:r>
      <w:r>
        <w:rPr>
          <w:w w:val="105"/>
        </w:rPr>
        <w:t>or</w:t>
      </w:r>
      <w:r>
        <w:rPr>
          <w:spacing w:val="-11"/>
          <w:w w:val="105"/>
        </w:rPr>
        <w:t xml:space="preserve"> </w:t>
      </w:r>
      <w:r>
        <w:rPr>
          <w:w w:val="105"/>
        </w:rPr>
        <w:t>node</w:t>
      </w:r>
      <w:r>
        <w:rPr>
          <w:spacing w:val="-11"/>
          <w:w w:val="105"/>
        </w:rPr>
        <w:t xml:space="preserve"> </w:t>
      </w:r>
      <w:r>
        <w:rPr>
          <w:w w:val="105"/>
        </w:rPr>
        <w:t>type,</w:t>
      </w:r>
      <w:r>
        <w:rPr>
          <w:spacing w:val="-12"/>
          <w:w w:val="105"/>
        </w:rPr>
        <w:t xml:space="preserve"> </w:t>
      </w:r>
      <w:r>
        <w:rPr>
          <w:w w:val="105"/>
        </w:rPr>
        <w:t>are extracted</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metadata</w:t>
      </w:r>
      <w:r>
        <w:rPr>
          <w:spacing w:val="-6"/>
          <w:w w:val="105"/>
        </w:rPr>
        <w:t xml:space="preserve"> </w:t>
      </w:r>
      <w:r>
        <w:rPr>
          <w:w w:val="105"/>
        </w:rPr>
        <w:t>during</w:t>
      </w:r>
      <w:r>
        <w:rPr>
          <w:spacing w:val="-6"/>
          <w:w w:val="105"/>
        </w:rPr>
        <w:t xml:space="preserve"> </w:t>
      </w:r>
      <w:r>
        <w:rPr>
          <w:w w:val="105"/>
        </w:rPr>
        <w:t>graphing</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sub-network.</w:t>
      </w:r>
    </w:p>
    <w:p w14:paraId="5BE94D88" w14:textId="77777777" w:rsidR="00617E67" w:rsidRDefault="00617E67">
      <w:pPr>
        <w:pStyle w:val="BodyText"/>
        <w:spacing w:before="9"/>
        <w:rPr>
          <w:sz w:val="26"/>
        </w:rPr>
      </w:pPr>
    </w:p>
    <w:p w14:paraId="20503CCA" w14:textId="77777777" w:rsidR="00617E67" w:rsidRDefault="00E8776B">
      <w:pPr>
        <w:pStyle w:val="BodyText"/>
        <w:spacing w:line="280" w:lineRule="auto"/>
        <w:ind w:left="120" w:right="208"/>
        <w:jc w:val="both"/>
      </w:pPr>
      <w:r>
        <w:rPr>
          <w:w w:val="110"/>
        </w:rPr>
        <w:t>Some</w:t>
      </w:r>
      <w:r>
        <w:rPr>
          <w:spacing w:val="-32"/>
          <w:w w:val="110"/>
        </w:rPr>
        <w:t xml:space="preserve"> </w:t>
      </w:r>
      <w:r>
        <w:rPr>
          <w:w w:val="110"/>
        </w:rPr>
        <w:t>performance</w:t>
      </w:r>
      <w:r>
        <w:rPr>
          <w:spacing w:val="-31"/>
          <w:w w:val="110"/>
        </w:rPr>
        <w:t xml:space="preserve"> </w:t>
      </w:r>
      <w:r>
        <w:rPr>
          <w:w w:val="110"/>
        </w:rPr>
        <w:t>optimization</w:t>
      </w:r>
      <w:r>
        <w:rPr>
          <w:spacing w:val="-31"/>
          <w:w w:val="110"/>
        </w:rPr>
        <w:t xml:space="preserve"> </w:t>
      </w:r>
      <w:r>
        <w:rPr>
          <w:w w:val="110"/>
        </w:rPr>
        <w:t>features</w:t>
      </w:r>
      <w:r>
        <w:rPr>
          <w:spacing w:val="-31"/>
          <w:w w:val="110"/>
        </w:rPr>
        <w:t xml:space="preserve"> </w:t>
      </w:r>
      <w:r>
        <w:rPr>
          <w:w w:val="110"/>
        </w:rPr>
        <w:t>are</w:t>
      </w:r>
      <w:r>
        <w:rPr>
          <w:spacing w:val="-31"/>
          <w:w w:val="110"/>
        </w:rPr>
        <w:t xml:space="preserve"> </w:t>
      </w:r>
      <w:r>
        <w:rPr>
          <w:w w:val="110"/>
        </w:rPr>
        <w:t>included</w:t>
      </w:r>
      <w:r>
        <w:rPr>
          <w:spacing w:val="-31"/>
          <w:w w:val="110"/>
        </w:rPr>
        <w:t xml:space="preserve"> </w:t>
      </w:r>
      <w:r>
        <w:rPr>
          <w:w w:val="110"/>
        </w:rPr>
        <w:t>by</w:t>
      </w:r>
      <w:r>
        <w:rPr>
          <w:spacing w:val="-31"/>
          <w:w w:val="110"/>
        </w:rPr>
        <w:t xml:space="preserve"> </w:t>
      </w:r>
      <w:r>
        <w:rPr>
          <w:w w:val="110"/>
        </w:rPr>
        <w:t>default</w:t>
      </w:r>
      <w:r>
        <w:rPr>
          <w:spacing w:val="-31"/>
          <w:w w:val="110"/>
        </w:rPr>
        <w:t xml:space="preserve"> </w:t>
      </w:r>
      <w:r>
        <w:rPr>
          <w:w w:val="110"/>
        </w:rPr>
        <w:t>to</w:t>
      </w:r>
      <w:r>
        <w:rPr>
          <w:spacing w:val="-31"/>
          <w:w w:val="110"/>
        </w:rPr>
        <w:t xml:space="preserve"> </w:t>
      </w:r>
      <w:r>
        <w:rPr>
          <w:w w:val="110"/>
        </w:rPr>
        <w:t>prevent</w:t>
      </w:r>
      <w:r>
        <w:rPr>
          <w:spacing w:val="-31"/>
          <w:w w:val="110"/>
        </w:rPr>
        <w:t xml:space="preserve"> </w:t>
      </w:r>
      <w:r>
        <w:rPr>
          <w:w w:val="110"/>
        </w:rPr>
        <w:t>computational</w:t>
      </w:r>
      <w:r>
        <w:rPr>
          <w:spacing w:val="-31"/>
          <w:w w:val="110"/>
        </w:rPr>
        <w:t xml:space="preserve"> </w:t>
      </w:r>
      <w:r>
        <w:rPr>
          <w:w w:val="110"/>
        </w:rPr>
        <w:t>overload. For</w:t>
      </w:r>
      <w:r>
        <w:rPr>
          <w:spacing w:val="-32"/>
          <w:w w:val="110"/>
        </w:rPr>
        <w:t xml:space="preserve"> </w:t>
      </w:r>
      <w:r>
        <w:rPr>
          <w:w w:val="110"/>
        </w:rPr>
        <w:t>example,</w:t>
      </w:r>
      <w:r>
        <w:rPr>
          <w:spacing w:val="-31"/>
          <w:w w:val="110"/>
        </w:rPr>
        <w:t xml:space="preserve"> </w:t>
      </w:r>
      <w:r>
        <w:rPr>
          <w:w w:val="110"/>
        </w:rPr>
        <w:t>nearest</w:t>
      </w:r>
      <w:r>
        <w:rPr>
          <w:spacing w:val="-32"/>
          <w:w w:val="110"/>
        </w:rPr>
        <w:t xml:space="preserve"> </w:t>
      </w:r>
      <w:r>
        <w:rPr>
          <w:w w:val="110"/>
        </w:rPr>
        <w:t>neighbor</w:t>
      </w:r>
      <w:r>
        <w:rPr>
          <w:spacing w:val="-31"/>
          <w:w w:val="110"/>
        </w:rPr>
        <w:t xml:space="preserve"> </w:t>
      </w:r>
      <w:r>
        <w:rPr>
          <w:w w:val="110"/>
        </w:rPr>
        <w:t>sub-graphs</w:t>
      </w:r>
      <w:r>
        <w:rPr>
          <w:spacing w:val="-32"/>
          <w:w w:val="110"/>
        </w:rPr>
        <w:t xml:space="preserve"> </w:t>
      </w:r>
      <w:r>
        <w:rPr>
          <w:w w:val="110"/>
        </w:rPr>
        <w:t>with</w:t>
      </w:r>
      <w:r>
        <w:rPr>
          <w:spacing w:val="-31"/>
          <w:w w:val="110"/>
        </w:rPr>
        <w:t xml:space="preserve"> </w:t>
      </w:r>
      <w:r>
        <w:rPr>
          <w:w w:val="110"/>
        </w:rPr>
        <w:t>more</w:t>
      </w:r>
      <w:r>
        <w:rPr>
          <w:spacing w:val="-31"/>
          <w:w w:val="110"/>
        </w:rPr>
        <w:t xml:space="preserve"> </w:t>
      </w:r>
      <w:r>
        <w:rPr>
          <w:w w:val="110"/>
        </w:rPr>
        <w:t>than</w:t>
      </w:r>
      <w:r>
        <w:rPr>
          <w:spacing w:val="-32"/>
          <w:w w:val="110"/>
        </w:rPr>
        <w:t xml:space="preserve"> </w:t>
      </w:r>
      <w:r>
        <w:rPr>
          <w:w w:val="110"/>
        </w:rPr>
        <w:t>1500</w:t>
      </w:r>
      <w:r>
        <w:rPr>
          <w:spacing w:val="-31"/>
          <w:w w:val="110"/>
        </w:rPr>
        <w:t xml:space="preserve"> </w:t>
      </w:r>
      <w:r>
        <w:rPr>
          <w:w w:val="110"/>
        </w:rPr>
        <w:t>nodes,</w:t>
      </w:r>
      <w:r>
        <w:rPr>
          <w:spacing w:val="-32"/>
          <w:w w:val="110"/>
        </w:rPr>
        <w:t xml:space="preserve"> </w:t>
      </w:r>
      <w:r>
        <w:rPr>
          <w:w w:val="110"/>
        </w:rPr>
        <w:t>or</w:t>
      </w:r>
      <w:r>
        <w:rPr>
          <w:spacing w:val="-31"/>
          <w:w w:val="110"/>
        </w:rPr>
        <w:t xml:space="preserve"> </w:t>
      </w:r>
      <w:r>
        <w:rPr>
          <w:w w:val="110"/>
        </w:rPr>
        <w:t>nodes</w:t>
      </w:r>
      <w:r>
        <w:rPr>
          <w:spacing w:val="-32"/>
          <w:w w:val="110"/>
        </w:rPr>
        <w:t xml:space="preserve"> </w:t>
      </w:r>
      <w:r>
        <w:rPr>
          <w:w w:val="110"/>
        </w:rPr>
        <w:t>with</w:t>
      </w:r>
      <w:r>
        <w:rPr>
          <w:spacing w:val="-31"/>
          <w:w w:val="110"/>
        </w:rPr>
        <w:t xml:space="preserve"> </w:t>
      </w:r>
      <w:r>
        <w:rPr>
          <w:w w:val="110"/>
        </w:rPr>
        <w:t>more</w:t>
      </w:r>
      <w:r>
        <w:rPr>
          <w:spacing w:val="-31"/>
          <w:w w:val="110"/>
        </w:rPr>
        <w:t xml:space="preserve"> </w:t>
      </w:r>
      <w:r>
        <w:rPr>
          <w:w w:val="110"/>
        </w:rPr>
        <w:t>than</w:t>
      </w:r>
      <w:r>
        <w:rPr>
          <w:spacing w:val="-32"/>
          <w:w w:val="110"/>
        </w:rPr>
        <w:t xml:space="preserve"> </w:t>
      </w:r>
      <w:r>
        <w:rPr>
          <w:w w:val="110"/>
        </w:rPr>
        <w:t>500 edges</w:t>
      </w:r>
      <w:r>
        <w:rPr>
          <w:spacing w:val="-22"/>
          <w:w w:val="110"/>
        </w:rPr>
        <w:t xml:space="preserve"> </w:t>
      </w:r>
      <w:r>
        <w:rPr>
          <w:w w:val="110"/>
        </w:rPr>
        <w:t>will</w:t>
      </w:r>
      <w:r>
        <w:rPr>
          <w:spacing w:val="-22"/>
          <w:w w:val="110"/>
        </w:rPr>
        <w:t xml:space="preserve"> </w:t>
      </w:r>
      <w:r>
        <w:rPr>
          <w:w w:val="110"/>
        </w:rPr>
        <w:t>not</w:t>
      </w:r>
      <w:r>
        <w:rPr>
          <w:spacing w:val="-22"/>
          <w:w w:val="110"/>
        </w:rPr>
        <w:t xml:space="preserve"> </w:t>
      </w:r>
      <w:r>
        <w:rPr>
          <w:w w:val="110"/>
        </w:rPr>
        <w:t>be</w:t>
      </w:r>
      <w:r>
        <w:rPr>
          <w:spacing w:val="-22"/>
          <w:w w:val="110"/>
        </w:rPr>
        <w:t xml:space="preserve"> </w:t>
      </w:r>
      <w:r>
        <w:rPr>
          <w:w w:val="110"/>
        </w:rPr>
        <w:t>plotted</w:t>
      </w:r>
      <w:r>
        <w:rPr>
          <w:spacing w:val="-21"/>
          <w:w w:val="110"/>
        </w:rPr>
        <w:t xml:space="preserve"> </w:t>
      </w:r>
      <w:r>
        <w:rPr>
          <w:w w:val="110"/>
        </w:rPr>
        <w:t>as</w:t>
      </w:r>
      <w:r>
        <w:rPr>
          <w:spacing w:val="-22"/>
          <w:w w:val="110"/>
        </w:rPr>
        <w:t xml:space="preserve"> </w:t>
      </w:r>
      <w:r>
        <w:rPr>
          <w:w w:val="110"/>
        </w:rPr>
        <w:t>the</w:t>
      </w:r>
      <w:r>
        <w:rPr>
          <w:spacing w:val="-22"/>
          <w:w w:val="110"/>
        </w:rPr>
        <w:t xml:space="preserve"> </w:t>
      </w:r>
      <w:r>
        <w:rPr>
          <w:w w:val="110"/>
        </w:rPr>
        <w:t>plotting</w:t>
      </w:r>
      <w:r>
        <w:rPr>
          <w:spacing w:val="-22"/>
          <w:w w:val="110"/>
        </w:rPr>
        <w:t xml:space="preserve"> </w:t>
      </w:r>
      <w:r>
        <w:rPr>
          <w:w w:val="110"/>
        </w:rPr>
        <w:t>of</w:t>
      </w:r>
      <w:r>
        <w:rPr>
          <w:spacing w:val="-22"/>
          <w:w w:val="110"/>
        </w:rPr>
        <w:t xml:space="preserve"> </w:t>
      </w:r>
      <w:r>
        <w:rPr>
          <w:w w:val="110"/>
        </w:rPr>
        <w:t>this</w:t>
      </w:r>
      <w:r>
        <w:rPr>
          <w:spacing w:val="-21"/>
          <w:w w:val="110"/>
        </w:rPr>
        <w:t xml:space="preserve"> </w:t>
      </w:r>
      <w:r>
        <w:rPr>
          <w:w w:val="110"/>
        </w:rPr>
        <w:t>information</w:t>
      </w:r>
      <w:r>
        <w:rPr>
          <w:spacing w:val="-22"/>
          <w:w w:val="110"/>
        </w:rPr>
        <w:t xml:space="preserve"> </w:t>
      </w:r>
      <w:r>
        <w:rPr>
          <w:w w:val="110"/>
        </w:rPr>
        <w:t>in</w:t>
      </w:r>
      <w:r>
        <w:rPr>
          <w:spacing w:val="-22"/>
          <w:w w:val="110"/>
        </w:rPr>
        <w:t xml:space="preserve"> </w:t>
      </w:r>
      <w:r>
        <w:rPr>
          <w:w w:val="110"/>
        </w:rPr>
        <w:t>real-time</w:t>
      </w:r>
      <w:r>
        <w:rPr>
          <w:spacing w:val="-22"/>
          <w:w w:val="110"/>
        </w:rPr>
        <w:t xml:space="preserve"> </w:t>
      </w:r>
      <w:r>
        <w:rPr>
          <w:w w:val="110"/>
        </w:rPr>
        <w:t>is</w:t>
      </w:r>
      <w:r>
        <w:rPr>
          <w:spacing w:val="-22"/>
          <w:w w:val="110"/>
        </w:rPr>
        <w:t xml:space="preserve"> </w:t>
      </w:r>
      <w:r>
        <w:rPr>
          <w:w w:val="110"/>
        </w:rPr>
        <w:t>computationally</w:t>
      </w:r>
      <w:r>
        <w:rPr>
          <w:spacing w:val="-21"/>
          <w:w w:val="110"/>
        </w:rPr>
        <w:t xml:space="preserve"> </w:t>
      </w:r>
      <w:r>
        <w:rPr>
          <w:w w:val="110"/>
        </w:rPr>
        <w:t>prohibitive.</w:t>
      </w:r>
    </w:p>
    <w:p w14:paraId="4138D7D1" w14:textId="77777777" w:rsidR="00617E67" w:rsidRDefault="00617E67">
      <w:pPr>
        <w:pStyle w:val="BodyText"/>
        <w:spacing w:before="4"/>
        <w:rPr>
          <w:sz w:val="26"/>
        </w:rPr>
      </w:pPr>
    </w:p>
    <w:p w14:paraId="3CBC3CE0" w14:textId="77777777" w:rsidR="00617E67" w:rsidRDefault="00E8776B">
      <w:pPr>
        <w:pStyle w:val="Heading3"/>
        <w:numPr>
          <w:ilvl w:val="1"/>
          <w:numId w:val="4"/>
        </w:numPr>
        <w:tabs>
          <w:tab w:val="left" w:pos="490"/>
        </w:tabs>
      </w:pPr>
      <w:bookmarkStart w:id="49" w:name="7.2_Visualizing_pathways_and_super-pathw"/>
      <w:bookmarkEnd w:id="49"/>
      <w:r>
        <w:rPr>
          <w:w w:val="105"/>
        </w:rPr>
        <w:t>Visualizing pathways and</w:t>
      </w:r>
      <w:r>
        <w:rPr>
          <w:spacing w:val="-26"/>
          <w:w w:val="105"/>
        </w:rPr>
        <w:t xml:space="preserve"> </w:t>
      </w:r>
      <w:r>
        <w:rPr>
          <w:w w:val="105"/>
        </w:rPr>
        <w:t>super-pathways</w:t>
      </w:r>
    </w:p>
    <w:p w14:paraId="1C782FF3" w14:textId="77777777" w:rsidR="00617E67" w:rsidRDefault="00617E67">
      <w:pPr>
        <w:pStyle w:val="BodyText"/>
        <w:spacing w:before="10"/>
        <w:rPr>
          <w:b/>
          <w:sz w:val="29"/>
        </w:rPr>
      </w:pPr>
    </w:p>
    <w:p w14:paraId="49D43732" w14:textId="77777777" w:rsidR="00617E67" w:rsidRDefault="00E8776B">
      <w:pPr>
        <w:pStyle w:val="BodyText"/>
        <w:spacing w:before="1" w:line="280" w:lineRule="auto"/>
        <w:ind w:left="120" w:right="262"/>
      </w:pPr>
      <w:r>
        <w:rPr>
          <w:w w:val="105"/>
        </w:rPr>
        <w:t>To visualize a pathway, a user selects their pathway of choice, and all component reactions and their reactants, products, modifiers, and metadata are parsed from the global network. Super-pathways help categorize these pathways and are defined as any pathway containing more than 200 nodes.</w:t>
      </w:r>
    </w:p>
    <w:p w14:paraId="6D5662A9" w14:textId="77777777" w:rsidR="00617E67" w:rsidRDefault="00617E67">
      <w:pPr>
        <w:pStyle w:val="BodyText"/>
        <w:spacing w:before="4"/>
        <w:rPr>
          <w:sz w:val="26"/>
        </w:rPr>
      </w:pPr>
    </w:p>
    <w:p w14:paraId="2613E402" w14:textId="77777777" w:rsidR="00617E67" w:rsidRDefault="00E8776B">
      <w:pPr>
        <w:pStyle w:val="Heading3"/>
        <w:numPr>
          <w:ilvl w:val="1"/>
          <w:numId w:val="4"/>
        </w:numPr>
        <w:tabs>
          <w:tab w:val="left" w:pos="490"/>
        </w:tabs>
      </w:pPr>
      <w:bookmarkStart w:id="50" w:name="7.3_Visualizing_compartments"/>
      <w:bookmarkEnd w:id="50"/>
      <w:r>
        <w:rPr>
          <w:w w:val="105"/>
        </w:rPr>
        <w:t>Visualizing</w:t>
      </w:r>
      <w:r>
        <w:rPr>
          <w:spacing w:val="-9"/>
          <w:w w:val="105"/>
        </w:rPr>
        <w:t xml:space="preserve"> </w:t>
      </w:r>
      <w:r>
        <w:rPr>
          <w:w w:val="105"/>
        </w:rPr>
        <w:t>compartments</w:t>
      </w:r>
    </w:p>
    <w:p w14:paraId="641EE8E1" w14:textId="77777777" w:rsidR="00617E67" w:rsidRDefault="00617E67">
      <w:pPr>
        <w:pStyle w:val="BodyText"/>
        <w:spacing w:before="10"/>
        <w:rPr>
          <w:b/>
          <w:sz w:val="29"/>
        </w:rPr>
      </w:pPr>
    </w:p>
    <w:p w14:paraId="10D8FCDF" w14:textId="77777777" w:rsidR="00617E67" w:rsidRDefault="00E8776B">
      <w:pPr>
        <w:pStyle w:val="BodyText"/>
        <w:spacing w:before="1" w:line="280" w:lineRule="auto"/>
        <w:ind w:left="120" w:right="153"/>
      </w:pPr>
      <w:r>
        <w:rPr>
          <w:w w:val="105"/>
        </w:rPr>
        <w:t xml:space="preserve">Compartments are derived from </w:t>
      </w:r>
      <w:proofErr w:type="spellStart"/>
      <w:r>
        <w:rPr>
          <w:w w:val="105"/>
        </w:rPr>
        <w:t>Reactome</w:t>
      </w:r>
      <w:proofErr w:type="spellEnd"/>
      <w:r>
        <w:rPr>
          <w:w w:val="105"/>
        </w:rPr>
        <w:t xml:space="preserve"> annotations. Compartment visualizations are generated using D3’s hull plotting feature. Compartment boundaries are defined at the reaction levels and made to encompass each reaction’s reactants, products, and modifiers for that given compartment.</w:t>
      </w:r>
    </w:p>
    <w:p w14:paraId="6F69B786" w14:textId="77777777" w:rsidR="00617E67" w:rsidRDefault="00617E67">
      <w:pPr>
        <w:pStyle w:val="BodyText"/>
        <w:spacing w:before="4"/>
        <w:rPr>
          <w:sz w:val="26"/>
        </w:rPr>
      </w:pPr>
    </w:p>
    <w:p w14:paraId="45B27894" w14:textId="77777777" w:rsidR="00617E67" w:rsidRDefault="00E8776B">
      <w:pPr>
        <w:pStyle w:val="Heading3"/>
        <w:numPr>
          <w:ilvl w:val="1"/>
          <w:numId w:val="4"/>
        </w:numPr>
        <w:tabs>
          <w:tab w:val="left" w:pos="490"/>
        </w:tabs>
      </w:pPr>
      <w:bookmarkStart w:id="51" w:name="7.4_Annotations"/>
      <w:bookmarkEnd w:id="51"/>
      <w:r>
        <w:rPr>
          <w:w w:val="105"/>
        </w:rPr>
        <w:t>Annotations</w:t>
      </w:r>
    </w:p>
    <w:p w14:paraId="6AC8AAFE" w14:textId="77777777" w:rsidR="00617E67" w:rsidRDefault="00617E67">
      <w:pPr>
        <w:pStyle w:val="BodyText"/>
        <w:spacing w:before="10"/>
        <w:rPr>
          <w:b/>
          <w:sz w:val="29"/>
        </w:rPr>
      </w:pPr>
    </w:p>
    <w:p w14:paraId="2F54BB53" w14:textId="77777777" w:rsidR="00617E67" w:rsidRDefault="00E8776B">
      <w:pPr>
        <w:pStyle w:val="BodyText"/>
        <w:spacing w:before="1" w:line="280" w:lineRule="auto"/>
        <w:ind w:left="120" w:right="368"/>
      </w:pPr>
      <w:r>
        <w:rPr>
          <w:w w:val="105"/>
        </w:rPr>
        <w:t xml:space="preserve">Annotations for each reaction are derived from the </w:t>
      </w:r>
      <w:proofErr w:type="spellStart"/>
      <w:r>
        <w:rPr>
          <w:w w:val="105"/>
        </w:rPr>
        <w:t>Reactome</w:t>
      </w:r>
      <w:proofErr w:type="spellEnd"/>
      <w:r>
        <w:rPr>
          <w:w w:val="105"/>
        </w:rPr>
        <w:t xml:space="preserve"> database. Pseudo-reactions annotations do not include this information; instead, they include notes on which reactions were collapsed to create the selected pseudo-reaction. All inferred pseudo-reactions and protein or complex values are displayed with dashed edges to differentiate them from measured values.</w:t>
      </w:r>
    </w:p>
    <w:p w14:paraId="60A32C1A" w14:textId="77777777" w:rsidR="00617E67" w:rsidRDefault="00617E67">
      <w:pPr>
        <w:pStyle w:val="BodyText"/>
        <w:spacing w:before="5"/>
        <w:rPr>
          <w:sz w:val="26"/>
        </w:rPr>
      </w:pPr>
    </w:p>
    <w:p w14:paraId="6EDFD030" w14:textId="77777777" w:rsidR="00617E67" w:rsidRDefault="00E8776B">
      <w:pPr>
        <w:pStyle w:val="Heading3"/>
        <w:ind w:left="120" w:firstLine="0"/>
      </w:pPr>
      <w:bookmarkStart w:id="52" w:name="7.6_Additional_features"/>
      <w:bookmarkEnd w:id="52"/>
      <w:r>
        <w:rPr>
          <w:w w:val="105"/>
        </w:rPr>
        <w:t>7.6 Additional features</w:t>
      </w:r>
    </w:p>
    <w:p w14:paraId="1B42AD1D" w14:textId="77777777" w:rsidR="00617E67" w:rsidRDefault="00617E67">
      <w:pPr>
        <w:pStyle w:val="BodyText"/>
        <w:spacing w:before="10"/>
        <w:rPr>
          <w:b/>
          <w:sz w:val="29"/>
        </w:rPr>
      </w:pPr>
    </w:p>
    <w:p w14:paraId="67F7E5C2" w14:textId="77777777" w:rsidR="00617E67" w:rsidRDefault="00E8776B">
      <w:pPr>
        <w:pStyle w:val="BodyText"/>
        <w:spacing w:before="1" w:line="280" w:lineRule="auto"/>
        <w:ind w:left="120"/>
      </w:pPr>
      <w:r>
        <w:rPr>
          <w:w w:val="110"/>
        </w:rPr>
        <w:t>While</w:t>
      </w:r>
      <w:r>
        <w:rPr>
          <w:spacing w:val="-27"/>
          <w:w w:val="110"/>
        </w:rPr>
        <w:t xml:space="preserve"> </w:t>
      </w:r>
      <w:proofErr w:type="spellStart"/>
      <w:r>
        <w:rPr>
          <w:w w:val="110"/>
        </w:rPr>
        <w:t>Metaboverse</w:t>
      </w:r>
      <w:proofErr w:type="spellEnd"/>
      <w:r>
        <w:rPr>
          <w:spacing w:val="-27"/>
          <w:w w:val="110"/>
        </w:rPr>
        <w:t xml:space="preserve"> </w:t>
      </w:r>
      <w:r>
        <w:rPr>
          <w:w w:val="110"/>
        </w:rPr>
        <w:t>will</w:t>
      </w:r>
      <w:r>
        <w:rPr>
          <w:spacing w:val="-27"/>
          <w:w w:val="110"/>
        </w:rPr>
        <w:t xml:space="preserve"> </w:t>
      </w:r>
      <w:r>
        <w:rPr>
          <w:w w:val="110"/>
        </w:rPr>
        <w:t>continue</w:t>
      </w:r>
      <w:r>
        <w:rPr>
          <w:spacing w:val="-26"/>
          <w:w w:val="110"/>
        </w:rPr>
        <w:t xml:space="preserve"> </w:t>
      </w:r>
      <w:r>
        <w:rPr>
          <w:w w:val="110"/>
        </w:rPr>
        <w:t>to</w:t>
      </w:r>
      <w:r>
        <w:rPr>
          <w:spacing w:val="-27"/>
          <w:w w:val="110"/>
        </w:rPr>
        <w:t xml:space="preserve"> </w:t>
      </w:r>
      <w:r>
        <w:rPr>
          <w:w w:val="110"/>
        </w:rPr>
        <w:t>undergo</w:t>
      </w:r>
      <w:r>
        <w:rPr>
          <w:spacing w:val="-27"/>
          <w:w w:val="110"/>
        </w:rPr>
        <w:t xml:space="preserve"> </w:t>
      </w:r>
      <w:r>
        <w:rPr>
          <w:w w:val="110"/>
        </w:rPr>
        <w:t>development</w:t>
      </w:r>
      <w:r>
        <w:rPr>
          <w:spacing w:val="-26"/>
          <w:w w:val="110"/>
        </w:rPr>
        <w:t xml:space="preserve"> </w:t>
      </w:r>
      <w:r>
        <w:rPr>
          <w:w w:val="110"/>
        </w:rPr>
        <w:t>and</w:t>
      </w:r>
      <w:r>
        <w:rPr>
          <w:spacing w:val="-27"/>
          <w:w w:val="110"/>
        </w:rPr>
        <w:t xml:space="preserve"> </w:t>
      </w:r>
      <w:r>
        <w:rPr>
          <w:w w:val="110"/>
        </w:rPr>
        <w:t>new</w:t>
      </w:r>
      <w:r>
        <w:rPr>
          <w:spacing w:val="-27"/>
          <w:w w:val="110"/>
        </w:rPr>
        <w:t xml:space="preserve"> </w:t>
      </w:r>
      <w:r>
        <w:rPr>
          <w:w w:val="110"/>
        </w:rPr>
        <w:t>features</w:t>
      </w:r>
      <w:r>
        <w:rPr>
          <w:spacing w:val="-27"/>
          <w:w w:val="110"/>
        </w:rPr>
        <w:t xml:space="preserve"> </w:t>
      </w:r>
      <w:r>
        <w:rPr>
          <w:w w:val="110"/>
        </w:rPr>
        <w:t>will</w:t>
      </w:r>
      <w:r>
        <w:rPr>
          <w:spacing w:val="-26"/>
          <w:w w:val="110"/>
        </w:rPr>
        <w:t xml:space="preserve"> </w:t>
      </w:r>
      <w:r>
        <w:rPr>
          <w:w w:val="110"/>
        </w:rPr>
        <w:t>be</w:t>
      </w:r>
      <w:r>
        <w:rPr>
          <w:spacing w:val="-27"/>
          <w:w w:val="110"/>
        </w:rPr>
        <w:t xml:space="preserve"> </w:t>
      </w:r>
      <w:r>
        <w:rPr>
          <w:w w:val="110"/>
        </w:rPr>
        <w:t>added,</w:t>
      </w:r>
      <w:r>
        <w:rPr>
          <w:spacing w:val="-27"/>
          <w:w w:val="110"/>
        </w:rPr>
        <w:t xml:space="preserve"> </w:t>
      </w:r>
      <w:r>
        <w:rPr>
          <w:w w:val="110"/>
        </w:rPr>
        <w:t>we</w:t>
      </w:r>
      <w:r>
        <w:rPr>
          <w:spacing w:val="-26"/>
          <w:w w:val="110"/>
        </w:rPr>
        <w:t xml:space="preserve"> </w:t>
      </w:r>
      <w:r>
        <w:rPr>
          <w:w w:val="110"/>
        </w:rPr>
        <w:t>will briefly</w:t>
      </w:r>
      <w:r>
        <w:rPr>
          <w:spacing w:val="-33"/>
          <w:w w:val="110"/>
        </w:rPr>
        <w:t xml:space="preserve"> </w:t>
      </w:r>
      <w:r>
        <w:rPr>
          <w:w w:val="110"/>
        </w:rPr>
        <w:t>highlight</w:t>
      </w:r>
      <w:r>
        <w:rPr>
          <w:spacing w:val="-32"/>
          <w:w w:val="110"/>
        </w:rPr>
        <w:t xml:space="preserve"> </w:t>
      </w:r>
      <w:r>
        <w:rPr>
          <w:w w:val="110"/>
        </w:rPr>
        <w:t>some</w:t>
      </w:r>
      <w:r>
        <w:rPr>
          <w:spacing w:val="-33"/>
          <w:w w:val="110"/>
        </w:rPr>
        <w:t xml:space="preserve"> </w:t>
      </w:r>
      <w:r>
        <w:rPr>
          <w:w w:val="110"/>
        </w:rPr>
        <w:t>additional</w:t>
      </w:r>
      <w:r>
        <w:rPr>
          <w:spacing w:val="-32"/>
          <w:w w:val="110"/>
        </w:rPr>
        <w:t xml:space="preserve"> </w:t>
      </w:r>
      <w:r>
        <w:rPr>
          <w:w w:val="110"/>
        </w:rPr>
        <w:t>features</w:t>
      </w:r>
      <w:r>
        <w:rPr>
          <w:spacing w:val="-32"/>
          <w:w w:val="110"/>
        </w:rPr>
        <w:t xml:space="preserve"> </w:t>
      </w:r>
      <w:r>
        <w:rPr>
          <w:w w:val="110"/>
        </w:rPr>
        <w:t>available</w:t>
      </w:r>
      <w:r>
        <w:rPr>
          <w:spacing w:val="-33"/>
          <w:w w:val="110"/>
        </w:rPr>
        <w:t xml:space="preserve"> </w:t>
      </w:r>
      <w:r>
        <w:rPr>
          <w:w w:val="110"/>
        </w:rPr>
        <w:t>at</w:t>
      </w:r>
      <w:r>
        <w:rPr>
          <w:spacing w:val="-32"/>
          <w:w w:val="110"/>
        </w:rPr>
        <w:t xml:space="preserve"> </w:t>
      </w:r>
      <w:r>
        <w:rPr>
          <w:w w:val="110"/>
        </w:rPr>
        <w:t>the</w:t>
      </w:r>
      <w:r>
        <w:rPr>
          <w:spacing w:val="-32"/>
          <w:w w:val="110"/>
        </w:rPr>
        <w:t xml:space="preserve"> </w:t>
      </w:r>
      <w:r>
        <w:rPr>
          <w:w w:val="110"/>
        </w:rPr>
        <w:t>time</w:t>
      </w:r>
      <w:r>
        <w:rPr>
          <w:spacing w:val="-33"/>
          <w:w w:val="110"/>
        </w:rPr>
        <w:t xml:space="preserve"> </w:t>
      </w:r>
      <w:r>
        <w:rPr>
          <w:w w:val="110"/>
        </w:rPr>
        <w:t>of</w:t>
      </w:r>
      <w:r>
        <w:rPr>
          <w:spacing w:val="-32"/>
          <w:w w:val="110"/>
        </w:rPr>
        <w:t xml:space="preserve"> </w:t>
      </w:r>
      <w:r>
        <w:rPr>
          <w:w w:val="110"/>
        </w:rPr>
        <w:t>publication.</w:t>
      </w:r>
      <w:r>
        <w:rPr>
          <w:spacing w:val="-33"/>
          <w:w w:val="110"/>
        </w:rPr>
        <w:t xml:space="preserve"> </w:t>
      </w:r>
      <w:r>
        <w:rPr>
          <w:w w:val="110"/>
        </w:rPr>
        <w:t>We</w:t>
      </w:r>
      <w:r>
        <w:rPr>
          <w:spacing w:val="-32"/>
          <w:w w:val="110"/>
        </w:rPr>
        <w:t xml:space="preserve"> </w:t>
      </w:r>
      <w:r>
        <w:rPr>
          <w:w w:val="110"/>
        </w:rPr>
        <w:t>encourage</w:t>
      </w:r>
      <w:r>
        <w:rPr>
          <w:spacing w:val="-32"/>
          <w:w w:val="110"/>
        </w:rPr>
        <w:t xml:space="preserve"> </w:t>
      </w:r>
      <w:r>
        <w:rPr>
          <w:w w:val="110"/>
        </w:rPr>
        <w:t>users</w:t>
      </w:r>
      <w:r>
        <w:rPr>
          <w:spacing w:val="-33"/>
          <w:w w:val="110"/>
        </w:rPr>
        <w:t xml:space="preserve"> </w:t>
      </w:r>
      <w:r>
        <w:rPr>
          <w:w w:val="110"/>
        </w:rPr>
        <w:t xml:space="preserve">to check the documentation for more current updates and information regarding the use of </w:t>
      </w:r>
      <w:proofErr w:type="spellStart"/>
      <w:r>
        <w:rPr>
          <w:w w:val="110"/>
        </w:rPr>
        <w:t>Metaboverse</w:t>
      </w:r>
      <w:proofErr w:type="spellEnd"/>
      <w:r>
        <w:rPr>
          <w:spacing w:val="-12"/>
          <w:w w:val="110"/>
        </w:rPr>
        <w:t xml:space="preserve"> </w:t>
      </w:r>
      <w:r>
        <w:rPr>
          <w:spacing w:val="6"/>
          <w:w w:val="110"/>
        </w:rPr>
        <w:t>[</w:t>
      </w:r>
      <w:hyperlink w:anchor="_bookmark25" w:history="1">
        <w:r>
          <w:rPr>
            <w:color w:val="2195F2"/>
            <w:spacing w:val="6"/>
            <w:w w:val="110"/>
            <w:u w:val="single" w:color="2195F2"/>
          </w:rPr>
          <w:t>18</w:t>
        </w:r>
      </w:hyperlink>
      <w:r>
        <w:rPr>
          <w:spacing w:val="6"/>
          <w:w w:val="110"/>
        </w:rPr>
        <w:t>].</w:t>
      </w:r>
    </w:p>
    <w:p w14:paraId="2C363478" w14:textId="77777777" w:rsidR="00617E67" w:rsidRDefault="00617E67">
      <w:pPr>
        <w:spacing w:line="280" w:lineRule="auto"/>
        <w:sectPr w:rsidR="00617E67">
          <w:pgSz w:w="11900" w:h="16820"/>
          <w:pgMar w:top="860" w:right="600" w:bottom="280" w:left="600" w:header="720" w:footer="720" w:gutter="0"/>
          <w:cols w:space="720"/>
        </w:sectPr>
      </w:pPr>
    </w:p>
    <w:p w14:paraId="3687B623" w14:textId="77777777" w:rsidR="00617E67" w:rsidRDefault="00E8776B">
      <w:pPr>
        <w:spacing w:before="110"/>
        <w:ind w:left="120"/>
        <w:rPr>
          <w:b/>
          <w:sz w:val="18"/>
        </w:rPr>
      </w:pPr>
      <w:r>
        <w:rPr>
          <w:noProof/>
        </w:rPr>
        <w:lastRenderedPageBreak/>
        <w:drawing>
          <wp:anchor distT="0" distB="0" distL="0" distR="0" simplePos="0" relativeHeight="250407936" behindDoc="1" locked="0" layoutInCell="1" allowOverlap="1" wp14:anchorId="4B4E90C3" wp14:editId="20146CDF">
            <wp:simplePos x="0" y="0"/>
            <wp:positionH relativeFrom="page">
              <wp:posOffset>0</wp:posOffset>
            </wp:positionH>
            <wp:positionV relativeFrom="page">
              <wp:posOffset>0</wp:posOffset>
            </wp:positionV>
            <wp:extent cx="7556500" cy="10680700"/>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53" w:name="7.6a_Toggle_genes"/>
      <w:bookmarkEnd w:id="53"/>
      <w:r>
        <w:rPr>
          <w:b/>
          <w:sz w:val="18"/>
        </w:rPr>
        <w:t>7.6a Toggle genes</w:t>
      </w:r>
    </w:p>
    <w:p w14:paraId="0F632EB1" w14:textId="77777777" w:rsidR="00617E67" w:rsidRDefault="00617E67">
      <w:pPr>
        <w:pStyle w:val="BodyText"/>
        <w:spacing w:before="8"/>
        <w:rPr>
          <w:b/>
          <w:sz w:val="29"/>
        </w:rPr>
      </w:pPr>
    </w:p>
    <w:p w14:paraId="6B02E4D6" w14:textId="77777777" w:rsidR="00617E67" w:rsidRDefault="00E8776B">
      <w:pPr>
        <w:pStyle w:val="BodyText"/>
        <w:spacing w:line="280" w:lineRule="auto"/>
        <w:ind w:left="120" w:right="362"/>
        <w:jc w:val="both"/>
      </w:pPr>
      <w:r>
        <w:rPr>
          <w:w w:val="105"/>
        </w:rPr>
        <w:t>As</w:t>
      </w:r>
      <w:r>
        <w:rPr>
          <w:spacing w:val="-11"/>
          <w:w w:val="105"/>
        </w:rPr>
        <w:t xml:space="preserve"> </w:t>
      </w:r>
      <w:r>
        <w:rPr>
          <w:w w:val="105"/>
        </w:rPr>
        <w:t>gene</w:t>
      </w:r>
      <w:r>
        <w:rPr>
          <w:spacing w:val="-10"/>
          <w:w w:val="105"/>
        </w:rPr>
        <w:t xml:space="preserve"> </w:t>
      </w:r>
      <w:r>
        <w:rPr>
          <w:w w:val="105"/>
        </w:rPr>
        <w:t>components</w:t>
      </w:r>
      <w:r>
        <w:rPr>
          <w:spacing w:val="-10"/>
          <w:w w:val="105"/>
        </w:rPr>
        <w:t xml:space="preserve"> </w:t>
      </w:r>
      <w:r>
        <w:rPr>
          <w:w w:val="105"/>
        </w:rPr>
        <w:t>can</w:t>
      </w:r>
      <w:r>
        <w:rPr>
          <w:spacing w:val="-10"/>
          <w:w w:val="105"/>
        </w:rPr>
        <w:t xml:space="preserve"> </w:t>
      </w:r>
      <w:r>
        <w:rPr>
          <w:w w:val="105"/>
        </w:rPr>
        <w:t>crowd</w:t>
      </w:r>
      <w:r>
        <w:rPr>
          <w:spacing w:val="-10"/>
          <w:w w:val="105"/>
        </w:rPr>
        <w:t xml:space="preserve"> </w:t>
      </w:r>
      <w:r>
        <w:rPr>
          <w:w w:val="105"/>
        </w:rPr>
        <w:t>the</w:t>
      </w:r>
      <w:r>
        <w:rPr>
          <w:spacing w:val="-10"/>
          <w:w w:val="105"/>
        </w:rPr>
        <w:t xml:space="preserve"> </w:t>
      </w:r>
      <w:r>
        <w:rPr>
          <w:w w:val="105"/>
        </w:rPr>
        <w:t>graph</w:t>
      </w:r>
      <w:r>
        <w:rPr>
          <w:spacing w:val="-10"/>
          <w:w w:val="105"/>
        </w:rPr>
        <w:t xml:space="preserve"> </w:t>
      </w:r>
      <w:r>
        <w:rPr>
          <w:w w:val="105"/>
        </w:rPr>
        <w:t>space,</w:t>
      </w:r>
      <w:r>
        <w:rPr>
          <w:spacing w:val="-10"/>
          <w:w w:val="105"/>
        </w:rPr>
        <w:t xml:space="preserve"> </w:t>
      </w:r>
      <w:r>
        <w:rPr>
          <w:w w:val="105"/>
        </w:rPr>
        <w:t>users</w:t>
      </w:r>
      <w:r>
        <w:rPr>
          <w:spacing w:val="-10"/>
          <w:w w:val="105"/>
        </w:rPr>
        <w:t xml:space="preserve"> </w:t>
      </w:r>
      <w:r>
        <w:rPr>
          <w:w w:val="105"/>
        </w:rPr>
        <w:t>can</w:t>
      </w:r>
      <w:r>
        <w:rPr>
          <w:spacing w:val="-10"/>
          <w:w w:val="105"/>
        </w:rPr>
        <w:t xml:space="preserve"> </w:t>
      </w:r>
      <w:r>
        <w:rPr>
          <w:w w:val="105"/>
        </w:rPr>
        <w:t>toggle</w:t>
      </w:r>
      <w:r>
        <w:rPr>
          <w:spacing w:val="-10"/>
          <w:w w:val="105"/>
        </w:rPr>
        <w:t xml:space="preserve"> </w:t>
      </w:r>
      <w:r>
        <w:rPr>
          <w:w w:val="105"/>
        </w:rPr>
        <w:t>gene</w:t>
      </w:r>
      <w:r>
        <w:rPr>
          <w:spacing w:val="-10"/>
          <w:w w:val="105"/>
        </w:rPr>
        <w:t xml:space="preserve"> </w:t>
      </w:r>
      <w:r>
        <w:rPr>
          <w:w w:val="105"/>
        </w:rPr>
        <w:t>display</w:t>
      </w:r>
      <w:r>
        <w:rPr>
          <w:spacing w:val="-11"/>
          <w:w w:val="105"/>
        </w:rPr>
        <w:t xml:space="preserve"> </w:t>
      </w:r>
      <w:r>
        <w:rPr>
          <w:w w:val="105"/>
        </w:rPr>
        <w:t>on</w:t>
      </w:r>
      <w:r>
        <w:rPr>
          <w:spacing w:val="-10"/>
          <w:w w:val="105"/>
        </w:rPr>
        <w:t xml:space="preserve"> </w:t>
      </w:r>
      <w:r>
        <w:rPr>
          <w:w w:val="105"/>
        </w:rPr>
        <w:t>and</w:t>
      </w:r>
      <w:r>
        <w:rPr>
          <w:spacing w:val="-10"/>
          <w:w w:val="105"/>
        </w:rPr>
        <w:t xml:space="preserve"> </w:t>
      </w:r>
      <w:r>
        <w:rPr>
          <w:w w:val="105"/>
        </w:rPr>
        <w:t>off</w:t>
      </w:r>
      <w:r>
        <w:rPr>
          <w:spacing w:val="-10"/>
          <w:w w:val="105"/>
        </w:rPr>
        <w:t xml:space="preserve"> </w:t>
      </w:r>
      <w:r>
        <w:rPr>
          <w:w w:val="105"/>
        </w:rPr>
        <w:t>using</w:t>
      </w:r>
      <w:r>
        <w:rPr>
          <w:spacing w:val="-10"/>
          <w:w w:val="105"/>
        </w:rPr>
        <w:t xml:space="preserve"> </w:t>
      </w:r>
      <w:r>
        <w:rPr>
          <w:w w:val="105"/>
        </w:rPr>
        <w:t>the appropriate button. The graph is then refreshed to either include or ignore gene components based on their node</w:t>
      </w:r>
      <w:r>
        <w:rPr>
          <w:spacing w:val="-24"/>
          <w:w w:val="105"/>
        </w:rPr>
        <w:t xml:space="preserve"> </w:t>
      </w:r>
      <w:r>
        <w:rPr>
          <w:w w:val="105"/>
        </w:rPr>
        <w:t>meta-tag.</w:t>
      </w:r>
    </w:p>
    <w:p w14:paraId="6911C9D8" w14:textId="77777777" w:rsidR="00617E67" w:rsidRDefault="00617E67">
      <w:pPr>
        <w:pStyle w:val="BodyText"/>
        <w:spacing w:before="2"/>
        <w:rPr>
          <w:sz w:val="26"/>
        </w:rPr>
      </w:pPr>
    </w:p>
    <w:p w14:paraId="6A795715" w14:textId="77777777" w:rsidR="00617E67" w:rsidRDefault="00E8776B">
      <w:pPr>
        <w:ind w:left="120"/>
        <w:rPr>
          <w:b/>
          <w:sz w:val="18"/>
        </w:rPr>
      </w:pPr>
      <w:bookmarkStart w:id="54" w:name="7.6b_Toggling_values"/>
      <w:bookmarkEnd w:id="54"/>
      <w:r>
        <w:rPr>
          <w:b/>
          <w:w w:val="105"/>
          <w:sz w:val="18"/>
        </w:rPr>
        <w:t>7.6b Toggling values</w:t>
      </w:r>
    </w:p>
    <w:p w14:paraId="4C0EA4E2" w14:textId="77777777" w:rsidR="00617E67" w:rsidRDefault="00617E67">
      <w:pPr>
        <w:pStyle w:val="BodyText"/>
        <w:spacing w:before="9"/>
        <w:rPr>
          <w:b/>
          <w:sz w:val="29"/>
        </w:rPr>
      </w:pPr>
    </w:p>
    <w:p w14:paraId="68D84D4A" w14:textId="77777777" w:rsidR="00617E67" w:rsidRDefault="00E8776B">
      <w:pPr>
        <w:pStyle w:val="BodyText"/>
        <w:spacing w:line="280" w:lineRule="auto"/>
        <w:ind w:left="120"/>
      </w:pPr>
      <w:r>
        <w:rPr>
          <w:w w:val="110"/>
        </w:rPr>
        <w:t>Users</w:t>
      </w:r>
      <w:r>
        <w:rPr>
          <w:spacing w:val="-35"/>
          <w:w w:val="110"/>
        </w:rPr>
        <w:t xml:space="preserve"> </w:t>
      </w:r>
      <w:r>
        <w:rPr>
          <w:w w:val="110"/>
        </w:rPr>
        <w:t>can</w:t>
      </w:r>
      <w:r>
        <w:rPr>
          <w:spacing w:val="-34"/>
          <w:w w:val="110"/>
        </w:rPr>
        <w:t xml:space="preserve"> </w:t>
      </w:r>
      <w:r>
        <w:rPr>
          <w:w w:val="110"/>
        </w:rPr>
        <w:t>switch</w:t>
      </w:r>
      <w:r>
        <w:rPr>
          <w:spacing w:val="-35"/>
          <w:w w:val="110"/>
        </w:rPr>
        <w:t xml:space="preserve"> </w:t>
      </w:r>
      <w:r>
        <w:rPr>
          <w:w w:val="110"/>
        </w:rPr>
        <w:t>between</w:t>
      </w:r>
      <w:r>
        <w:rPr>
          <w:spacing w:val="-34"/>
          <w:w w:val="110"/>
        </w:rPr>
        <w:t xml:space="preserve"> </w:t>
      </w:r>
      <w:r>
        <w:rPr>
          <w:w w:val="110"/>
        </w:rPr>
        <w:t>coloring</w:t>
      </w:r>
      <w:r>
        <w:rPr>
          <w:spacing w:val="-35"/>
          <w:w w:val="110"/>
        </w:rPr>
        <w:t xml:space="preserve"> </w:t>
      </w:r>
      <w:r>
        <w:rPr>
          <w:w w:val="110"/>
        </w:rPr>
        <w:t>nodes</w:t>
      </w:r>
      <w:r>
        <w:rPr>
          <w:spacing w:val="-34"/>
          <w:w w:val="110"/>
        </w:rPr>
        <w:t xml:space="preserve"> </w:t>
      </w:r>
      <w:r>
        <w:rPr>
          <w:w w:val="110"/>
        </w:rPr>
        <w:t>based</w:t>
      </w:r>
      <w:r>
        <w:rPr>
          <w:spacing w:val="-35"/>
          <w:w w:val="110"/>
        </w:rPr>
        <w:t xml:space="preserve"> </w:t>
      </w:r>
      <w:r>
        <w:rPr>
          <w:w w:val="110"/>
        </w:rPr>
        <w:t>on</w:t>
      </w:r>
      <w:r>
        <w:rPr>
          <w:spacing w:val="-34"/>
          <w:w w:val="110"/>
        </w:rPr>
        <w:t xml:space="preserve"> </w:t>
      </w:r>
      <w:r>
        <w:rPr>
          <w:w w:val="110"/>
        </w:rPr>
        <w:t>the</w:t>
      </w:r>
      <w:r>
        <w:rPr>
          <w:spacing w:val="-35"/>
          <w:w w:val="110"/>
        </w:rPr>
        <w:t xml:space="preserve"> </w:t>
      </w:r>
      <w:r>
        <w:rPr>
          <w:w w:val="110"/>
        </w:rPr>
        <w:t>value</w:t>
      </w:r>
      <w:r>
        <w:rPr>
          <w:spacing w:val="-34"/>
          <w:w w:val="110"/>
        </w:rPr>
        <w:t xml:space="preserve"> </w:t>
      </w:r>
      <w:r>
        <w:rPr>
          <w:w w:val="110"/>
        </w:rPr>
        <w:t>or</w:t>
      </w:r>
      <w:r>
        <w:rPr>
          <w:spacing w:val="-35"/>
          <w:w w:val="110"/>
        </w:rPr>
        <w:t xml:space="preserve"> </w:t>
      </w:r>
      <w:r>
        <w:rPr>
          <w:w w:val="110"/>
        </w:rPr>
        <w:t>statistic</w:t>
      </w:r>
      <w:r>
        <w:rPr>
          <w:spacing w:val="-34"/>
          <w:w w:val="110"/>
        </w:rPr>
        <w:t xml:space="preserve"> </w:t>
      </w:r>
      <w:r>
        <w:rPr>
          <w:w w:val="110"/>
        </w:rPr>
        <w:t>provided</w:t>
      </w:r>
      <w:r>
        <w:rPr>
          <w:spacing w:val="-35"/>
          <w:w w:val="110"/>
        </w:rPr>
        <w:t xml:space="preserve"> </w:t>
      </w:r>
      <w:r>
        <w:rPr>
          <w:w w:val="110"/>
        </w:rPr>
        <w:t>by</w:t>
      </w:r>
      <w:r>
        <w:rPr>
          <w:spacing w:val="-34"/>
          <w:w w:val="110"/>
        </w:rPr>
        <w:t xml:space="preserve"> </w:t>
      </w:r>
      <w:r>
        <w:rPr>
          <w:w w:val="110"/>
        </w:rPr>
        <w:t>toggling</w:t>
      </w:r>
      <w:r>
        <w:rPr>
          <w:spacing w:val="-35"/>
          <w:w w:val="110"/>
        </w:rPr>
        <w:t xml:space="preserve"> </w:t>
      </w:r>
      <w:r>
        <w:rPr>
          <w:w w:val="110"/>
        </w:rPr>
        <w:t>the appropriate</w:t>
      </w:r>
      <w:r>
        <w:rPr>
          <w:spacing w:val="-23"/>
          <w:w w:val="110"/>
        </w:rPr>
        <w:t xml:space="preserve"> </w:t>
      </w:r>
      <w:r>
        <w:rPr>
          <w:w w:val="110"/>
        </w:rPr>
        <w:t>button.</w:t>
      </w:r>
      <w:r>
        <w:rPr>
          <w:spacing w:val="-23"/>
          <w:w w:val="110"/>
        </w:rPr>
        <w:t xml:space="preserve"> </w:t>
      </w:r>
      <w:r>
        <w:rPr>
          <w:w w:val="110"/>
        </w:rPr>
        <w:t>Color</w:t>
      </w:r>
      <w:r>
        <w:rPr>
          <w:spacing w:val="-23"/>
          <w:w w:val="110"/>
        </w:rPr>
        <w:t xml:space="preserve"> </w:t>
      </w:r>
      <w:r>
        <w:rPr>
          <w:w w:val="110"/>
        </w:rPr>
        <w:t>bar</w:t>
      </w:r>
      <w:r>
        <w:rPr>
          <w:spacing w:val="-23"/>
          <w:w w:val="110"/>
        </w:rPr>
        <w:t xml:space="preserve"> </w:t>
      </w:r>
      <w:r>
        <w:rPr>
          <w:w w:val="110"/>
        </w:rPr>
        <w:t>information</w:t>
      </w:r>
      <w:r>
        <w:rPr>
          <w:spacing w:val="-23"/>
          <w:w w:val="110"/>
        </w:rPr>
        <w:t xml:space="preserve"> </w:t>
      </w:r>
      <w:r>
        <w:rPr>
          <w:w w:val="110"/>
        </w:rPr>
        <w:t>for</w:t>
      </w:r>
      <w:r>
        <w:rPr>
          <w:spacing w:val="-23"/>
          <w:w w:val="110"/>
        </w:rPr>
        <w:t xml:space="preserve"> </w:t>
      </w:r>
      <w:r>
        <w:rPr>
          <w:w w:val="110"/>
        </w:rPr>
        <w:t>the</w:t>
      </w:r>
      <w:r>
        <w:rPr>
          <w:spacing w:val="-23"/>
          <w:w w:val="110"/>
        </w:rPr>
        <w:t xml:space="preserve"> </w:t>
      </w:r>
      <w:r>
        <w:rPr>
          <w:w w:val="110"/>
        </w:rPr>
        <w:t>dataset</w:t>
      </w:r>
      <w:r>
        <w:rPr>
          <w:spacing w:val="-23"/>
          <w:w w:val="110"/>
        </w:rPr>
        <w:t xml:space="preserve"> </w:t>
      </w:r>
      <w:r>
        <w:rPr>
          <w:w w:val="110"/>
        </w:rPr>
        <w:t>is</w:t>
      </w:r>
      <w:r>
        <w:rPr>
          <w:spacing w:val="-22"/>
          <w:w w:val="110"/>
        </w:rPr>
        <w:t xml:space="preserve"> </w:t>
      </w:r>
      <w:r>
        <w:rPr>
          <w:w w:val="110"/>
        </w:rPr>
        <w:t>saved</w:t>
      </w:r>
      <w:r>
        <w:rPr>
          <w:spacing w:val="-23"/>
          <w:w w:val="110"/>
        </w:rPr>
        <w:t xml:space="preserve"> </w:t>
      </w:r>
      <w:r>
        <w:rPr>
          <w:w w:val="110"/>
        </w:rPr>
        <w:t>in</w:t>
      </w:r>
      <w:r>
        <w:rPr>
          <w:spacing w:val="-23"/>
          <w:w w:val="110"/>
        </w:rPr>
        <w:t xml:space="preserve"> </w:t>
      </w:r>
      <w:r>
        <w:rPr>
          <w:w w:val="110"/>
        </w:rPr>
        <w:t>the</w:t>
      </w:r>
      <w:r>
        <w:rPr>
          <w:spacing w:val="-23"/>
          <w:w w:val="110"/>
        </w:rPr>
        <w:t xml:space="preserve"> </w:t>
      </w:r>
      <w:r>
        <w:rPr>
          <w:w w:val="110"/>
        </w:rPr>
        <w:t>graph</w:t>
      </w:r>
      <w:r>
        <w:rPr>
          <w:spacing w:val="-23"/>
          <w:w w:val="110"/>
        </w:rPr>
        <w:t xml:space="preserve"> </w:t>
      </w:r>
      <w:r>
        <w:rPr>
          <w:w w:val="110"/>
        </w:rPr>
        <w:t>metadata</w:t>
      </w:r>
      <w:r>
        <w:rPr>
          <w:spacing w:val="-23"/>
          <w:w w:val="110"/>
        </w:rPr>
        <w:t xml:space="preserve"> </w:t>
      </w:r>
      <w:r>
        <w:rPr>
          <w:w w:val="110"/>
        </w:rPr>
        <w:t>during curation</w:t>
      </w:r>
      <w:r>
        <w:rPr>
          <w:spacing w:val="-13"/>
          <w:w w:val="110"/>
        </w:rPr>
        <w:t xml:space="preserve"> </w:t>
      </w:r>
      <w:r>
        <w:rPr>
          <w:w w:val="110"/>
        </w:rPr>
        <w:t>and</w:t>
      </w:r>
      <w:r>
        <w:rPr>
          <w:spacing w:val="-12"/>
          <w:w w:val="110"/>
        </w:rPr>
        <w:t xml:space="preserve"> </w:t>
      </w:r>
      <w:r>
        <w:rPr>
          <w:w w:val="110"/>
        </w:rPr>
        <w:t>used</w:t>
      </w:r>
      <w:r>
        <w:rPr>
          <w:spacing w:val="-13"/>
          <w:w w:val="110"/>
        </w:rPr>
        <w:t xml:space="preserve"> </w:t>
      </w:r>
      <w:r>
        <w:rPr>
          <w:w w:val="110"/>
        </w:rPr>
        <w:t>to</w:t>
      </w:r>
      <w:r>
        <w:rPr>
          <w:spacing w:val="-12"/>
          <w:w w:val="110"/>
        </w:rPr>
        <w:t xml:space="preserve"> </w:t>
      </w:r>
      <w:r>
        <w:rPr>
          <w:w w:val="110"/>
        </w:rPr>
        <w:t>generate</w:t>
      </w:r>
      <w:r>
        <w:rPr>
          <w:spacing w:val="-12"/>
          <w:w w:val="110"/>
        </w:rPr>
        <w:t xml:space="preserve"> </w:t>
      </w:r>
      <w:r>
        <w:rPr>
          <w:w w:val="110"/>
        </w:rPr>
        <w:t>a</w:t>
      </w:r>
      <w:r>
        <w:rPr>
          <w:spacing w:val="-13"/>
          <w:w w:val="110"/>
        </w:rPr>
        <w:t xml:space="preserve"> </w:t>
      </w:r>
      <w:r>
        <w:rPr>
          <w:w w:val="110"/>
        </w:rPr>
        <w:t>color</w:t>
      </w:r>
      <w:r>
        <w:rPr>
          <w:spacing w:val="-12"/>
          <w:w w:val="110"/>
        </w:rPr>
        <w:t xml:space="preserve"> </w:t>
      </w:r>
      <w:r>
        <w:rPr>
          <w:w w:val="110"/>
        </w:rPr>
        <w:t>bar.</w:t>
      </w:r>
    </w:p>
    <w:p w14:paraId="4D19EBE5" w14:textId="77777777" w:rsidR="00617E67" w:rsidRDefault="00617E67">
      <w:pPr>
        <w:pStyle w:val="BodyText"/>
        <w:spacing w:before="2"/>
        <w:rPr>
          <w:sz w:val="26"/>
        </w:rPr>
      </w:pPr>
    </w:p>
    <w:p w14:paraId="767B8C20" w14:textId="77777777" w:rsidR="00617E67" w:rsidRDefault="00E8776B">
      <w:pPr>
        <w:ind w:left="120"/>
        <w:rPr>
          <w:b/>
          <w:sz w:val="18"/>
        </w:rPr>
      </w:pPr>
      <w:bookmarkStart w:id="55" w:name="7.6c_Toggling_features/labels"/>
      <w:bookmarkEnd w:id="55"/>
      <w:r>
        <w:rPr>
          <w:b/>
          <w:w w:val="105"/>
          <w:sz w:val="18"/>
        </w:rPr>
        <w:t>7.6c Toggling features/labels</w:t>
      </w:r>
    </w:p>
    <w:p w14:paraId="7CBBA2F4" w14:textId="77777777" w:rsidR="00617E67" w:rsidRDefault="00617E67">
      <w:pPr>
        <w:pStyle w:val="BodyText"/>
        <w:spacing w:before="8"/>
        <w:rPr>
          <w:b/>
          <w:sz w:val="29"/>
        </w:rPr>
      </w:pPr>
    </w:p>
    <w:p w14:paraId="45676A3E" w14:textId="77777777" w:rsidR="00617E67" w:rsidRDefault="00E8776B">
      <w:pPr>
        <w:pStyle w:val="BodyText"/>
        <w:spacing w:line="280" w:lineRule="auto"/>
        <w:ind w:left="120" w:right="153"/>
      </w:pPr>
      <w:r>
        <w:rPr>
          <w:w w:val="110"/>
        </w:rPr>
        <w:t>By</w:t>
      </w:r>
      <w:r>
        <w:rPr>
          <w:spacing w:val="-33"/>
          <w:w w:val="110"/>
        </w:rPr>
        <w:t xml:space="preserve"> </w:t>
      </w:r>
      <w:r>
        <w:rPr>
          <w:w w:val="110"/>
        </w:rPr>
        <w:t>default,</w:t>
      </w:r>
      <w:r>
        <w:rPr>
          <w:spacing w:val="-32"/>
          <w:w w:val="110"/>
        </w:rPr>
        <w:t xml:space="preserve"> </w:t>
      </w:r>
      <w:r>
        <w:rPr>
          <w:w w:val="110"/>
        </w:rPr>
        <w:t>reaction</w:t>
      </w:r>
      <w:r>
        <w:rPr>
          <w:spacing w:val="-32"/>
          <w:w w:val="110"/>
        </w:rPr>
        <w:t xml:space="preserve"> </w:t>
      </w:r>
      <w:r>
        <w:rPr>
          <w:w w:val="110"/>
        </w:rPr>
        <w:t>and</w:t>
      </w:r>
      <w:r>
        <w:rPr>
          <w:spacing w:val="-33"/>
          <w:w w:val="110"/>
        </w:rPr>
        <w:t xml:space="preserve"> </w:t>
      </w:r>
      <w:r>
        <w:rPr>
          <w:w w:val="110"/>
        </w:rPr>
        <w:t>feature</w:t>
      </w:r>
      <w:r>
        <w:rPr>
          <w:spacing w:val="-32"/>
          <w:w w:val="110"/>
        </w:rPr>
        <w:t xml:space="preserve"> </w:t>
      </w:r>
      <w:r>
        <w:rPr>
          <w:w w:val="110"/>
        </w:rPr>
        <w:t>labels</w:t>
      </w:r>
      <w:r>
        <w:rPr>
          <w:spacing w:val="-32"/>
          <w:w w:val="110"/>
        </w:rPr>
        <w:t xml:space="preserve"> </w:t>
      </w:r>
      <w:r>
        <w:rPr>
          <w:w w:val="110"/>
        </w:rPr>
        <w:t>are</w:t>
      </w:r>
      <w:r>
        <w:rPr>
          <w:spacing w:val="-32"/>
          <w:w w:val="110"/>
        </w:rPr>
        <w:t xml:space="preserve"> </w:t>
      </w:r>
      <w:r>
        <w:rPr>
          <w:w w:val="110"/>
        </w:rPr>
        <w:t>displayed</w:t>
      </w:r>
      <w:r>
        <w:rPr>
          <w:spacing w:val="-33"/>
          <w:w w:val="110"/>
        </w:rPr>
        <w:t xml:space="preserve"> </w:t>
      </w:r>
      <w:r>
        <w:rPr>
          <w:w w:val="110"/>
        </w:rPr>
        <w:t>by</w:t>
      </w:r>
      <w:r>
        <w:rPr>
          <w:spacing w:val="-32"/>
          <w:w w:val="110"/>
        </w:rPr>
        <w:t xml:space="preserve"> </w:t>
      </w:r>
      <w:r>
        <w:rPr>
          <w:w w:val="110"/>
        </w:rPr>
        <w:t>hovering</w:t>
      </w:r>
      <w:r>
        <w:rPr>
          <w:spacing w:val="-32"/>
          <w:w w:val="110"/>
        </w:rPr>
        <w:t xml:space="preserve"> </w:t>
      </w:r>
      <w:r>
        <w:rPr>
          <w:w w:val="110"/>
        </w:rPr>
        <w:t>the</w:t>
      </w:r>
      <w:r>
        <w:rPr>
          <w:spacing w:val="-32"/>
          <w:w w:val="110"/>
        </w:rPr>
        <w:t xml:space="preserve"> </w:t>
      </w:r>
      <w:r>
        <w:rPr>
          <w:w w:val="110"/>
        </w:rPr>
        <w:t>mouse</w:t>
      </w:r>
      <w:r>
        <w:rPr>
          <w:spacing w:val="-33"/>
          <w:w w:val="110"/>
        </w:rPr>
        <w:t xml:space="preserve"> </w:t>
      </w:r>
      <w:r>
        <w:rPr>
          <w:w w:val="110"/>
        </w:rPr>
        <w:t>over</w:t>
      </w:r>
      <w:r>
        <w:rPr>
          <w:spacing w:val="-32"/>
          <w:w w:val="110"/>
        </w:rPr>
        <w:t xml:space="preserve"> </w:t>
      </w:r>
      <w:r>
        <w:rPr>
          <w:w w:val="110"/>
        </w:rPr>
        <w:t>the</w:t>
      </w:r>
      <w:r>
        <w:rPr>
          <w:spacing w:val="-32"/>
          <w:w w:val="110"/>
        </w:rPr>
        <w:t xml:space="preserve"> </w:t>
      </w:r>
      <w:r>
        <w:rPr>
          <w:w w:val="110"/>
        </w:rPr>
        <w:t>node.</w:t>
      </w:r>
      <w:r>
        <w:rPr>
          <w:spacing w:val="-33"/>
          <w:w w:val="110"/>
        </w:rPr>
        <w:t xml:space="preserve"> </w:t>
      </w:r>
      <w:r>
        <w:rPr>
          <w:w w:val="110"/>
        </w:rPr>
        <w:t>Reaction or</w:t>
      </w:r>
      <w:r>
        <w:rPr>
          <w:spacing w:val="-35"/>
          <w:w w:val="110"/>
        </w:rPr>
        <w:t xml:space="preserve"> </w:t>
      </w:r>
      <w:r>
        <w:rPr>
          <w:w w:val="110"/>
        </w:rPr>
        <w:t>feature</w:t>
      </w:r>
      <w:r>
        <w:rPr>
          <w:spacing w:val="-35"/>
          <w:w w:val="110"/>
        </w:rPr>
        <w:t xml:space="preserve"> </w:t>
      </w:r>
      <w:r>
        <w:rPr>
          <w:w w:val="110"/>
        </w:rPr>
        <w:t>nodes</w:t>
      </w:r>
      <w:r>
        <w:rPr>
          <w:spacing w:val="-34"/>
          <w:w w:val="110"/>
        </w:rPr>
        <w:t xml:space="preserve"> </w:t>
      </w:r>
      <w:r>
        <w:rPr>
          <w:w w:val="110"/>
        </w:rPr>
        <w:t>can</w:t>
      </w:r>
      <w:r>
        <w:rPr>
          <w:spacing w:val="-35"/>
          <w:w w:val="110"/>
        </w:rPr>
        <w:t xml:space="preserve"> </w:t>
      </w:r>
      <w:r>
        <w:rPr>
          <w:w w:val="110"/>
        </w:rPr>
        <w:t>have</w:t>
      </w:r>
      <w:r>
        <w:rPr>
          <w:spacing w:val="-35"/>
          <w:w w:val="110"/>
        </w:rPr>
        <w:t xml:space="preserve"> </w:t>
      </w:r>
      <w:r>
        <w:rPr>
          <w:w w:val="110"/>
        </w:rPr>
        <w:t>the</w:t>
      </w:r>
      <w:r>
        <w:rPr>
          <w:spacing w:val="-34"/>
          <w:w w:val="110"/>
        </w:rPr>
        <w:t xml:space="preserve"> </w:t>
      </w:r>
      <w:r>
        <w:rPr>
          <w:w w:val="110"/>
        </w:rPr>
        <w:t>labels</w:t>
      </w:r>
      <w:r>
        <w:rPr>
          <w:spacing w:val="-35"/>
          <w:w w:val="110"/>
        </w:rPr>
        <w:t xml:space="preserve"> </w:t>
      </w:r>
      <w:r>
        <w:rPr>
          <w:w w:val="110"/>
        </w:rPr>
        <w:t>statically</w:t>
      </w:r>
      <w:r>
        <w:rPr>
          <w:spacing w:val="-35"/>
          <w:w w:val="110"/>
        </w:rPr>
        <w:t xml:space="preserve"> </w:t>
      </w:r>
      <w:r>
        <w:rPr>
          <w:w w:val="110"/>
        </w:rPr>
        <w:t>displayed</w:t>
      </w:r>
      <w:r>
        <w:rPr>
          <w:spacing w:val="-34"/>
          <w:w w:val="110"/>
        </w:rPr>
        <w:t xml:space="preserve"> </w:t>
      </w:r>
      <w:r>
        <w:rPr>
          <w:w w:val="110"/>
        </w:rPr>
        <w:t>by</w:t>
      </w:r>
      <w:r>
        <w:rPr>
          <w:spacing w:val="-35"/>
          <w:w w:val="110"/>
        </w:rPr>
        <w:t xml:space="preserve"> </w:t>
      </w:r>
      <w:r>
        <w:rPr>
          <w:w w:val="110"/>
        </w:rPr>
        <w:t>selecting</w:t>
      </w:r>
      <w:r>
        <w:rPr>
          <w:spacing w:val="-34"/>
          <w:w w:val="110"/>
        </w:rPr>
        <w:t xml:space="preserve"> </w:t>
      </w:r>
      <w:r>
        <w:rPr>
          <w:w w:val="110"/>
        </w:rPr>
        <w:t>the</w:t>
      </w:r>
      <w:r>
        <w:rPr>
          <w:spacing w:val="-35"/>
          <w:w w:val="110"/>
        </w:rPr>
        <w:t xml:space="preserve"> </w:t>
      </w:r>
      <w:r>
        <w:rPr>
          <w:w w:val="110"/>
        </w:rPr>
        <w:t>appropriate</w:t>
      </w:r>
      <w:r>
        <w:rPr>
          <w:spacing w:val="-35"/>
          <w:w w:val="110"/>
        </w:rPr>
        <w:t xml:space="preserve"> </w:t>
      </w:r>
      <w:r>
        <w:rPr>
          <w:w w:val="110"/>
        </w:rPr>
        <w:t>button.</w:t>
      </w:r>
      <w:r>
        <w:rPr>
          <w:spacing w:val="-34"/>
          <w:w w:val="110"/>
        </w:rPr>
        <w:t xml:space="preserve"> </w:t>
      </w:r>
      <w:r>
        <w:rPr>
          <w:w w:val="110"/>
        </w:rPr>
        <w:t>An</w:t>
      </w:r>
      <w:r>
        <w:rPr>
          <w:spacing w:val="-35"/>
          <w:w w:val="110"/>
        </w:rPr>
        <w:t xml:space="preserve"> </w:t>
      </w:r>
      <w:r>
        <w:rPr>
          <w:w w:val="110"/>
        </w:rPr>
        <w:t>event watch</w:t>
      </w:r>
      <w:r>
        <w:rPr>
          <w:spacing w:val="-22"/>
          <w:w w:val="110"/>
        </w:rPr>
        <w:t xml:space="preserve"> </w:t>
      </w:r>
      <w:r>
        <w:rPr>
          <w:w w:val="110"/>
        </w:rPr>
        <w:t>function</w:t>
      </w:r>
      <w:r>
        <w:rPr>
          <w:spacing w:val="-22"/>
          <w:w w:val="110"/>
        </w:rPr>
        <w:t xml:space="preserve"> </w:t>
      </w:r>
      <w:r>
        <w:rPr>
          <w:w w:val="110"/>
        </w:rPr>
        <w:t>is</w:t>
      </w:r>
      <w:r>
        <w:rPr>
          <w:spacing w:val="-21"/>
          <w:w w:val="110"/>
        </w:rPr>
        <w:t xml:space="preserve"> </w:t>
      </w:r>
      <w:r>
        <w:rPr>
          <w:w w:val="110"/>
        </w:rPr>
        <w:t>used</w:t>
      </w:r>
      <w:r>
        <w:rPr>
          <w:spacing w:val="-22"/>
          <w:w w:val="110"/>
        </w:rPr>
        <w:t xml:space="preserve"> </w:t>
      </w:r>
      <w:r>
        <w:rPr>
          <w:w w:val="110"/>
        </w:rPr>
        <w:t>to</w:t>
      </w:r>
      <w:r>
        <w:rPr>
          <w:spacing w:val="-21"/>
          <w:w w:val="110"/>
        </w:rPr>
        <w:t xml:space="preserve"> </w:t>
      </w:r>
      <w:r>
        <w:rPr>
          <w:w w:val="110"/>
        </w:rPr>
        <w:t>watch</w:t>
      </w:r>
      <w:r>
        <w:rPr>
          <w:spacing w:val="-22"/>
          <w:w w:val="110"/>
        </w:rPr>
        <w:t xml:space="preserve"> </w:t>
      </w:r>
      <w:r>
        <w:rPr>
          <w:w w:val="110"/>
        </w:rPr>
        <w:t>for</w:t>
      </w:r>
      <w:r>
        <w:rPr>
          <w:spacing w:val="-21"/>
          <w:w w:val="110"/>
        </w:rPr>
        <w:t xml:space="preserve"> </w:t>
      </w:r>
      <w:r>
        <w:rPr>
          <w:w w:val="110"/>
        </w:rPr>
        <w:t>this</w:t>
      </w:r>
      <w:r>
        <w:rPr>
          <w:spacing w:val="-22"/>
          <w:w w:val="110"/>
        </w:rPr>
        <w:t xml:space="preserve"> </w:t>
      </w:r>
      <w:r>
        <w:rPr>
          <w:w w:val="110"/>
        </w:rPr>
        <w:t>user</w:t>
      </w:r>
      <w:r>
        <w:rPr>
          <w:spacing w:val="-21"/>
          <w:w w:val="110"/>
        </w:rPr>
        <w:t xml:space="preserve"> </w:t>
      </w:r>
      <w:r>
        <w:rPr>
          <w:w w:val="110"/>
        </w:rPr>
        <w:t>selection</w:t>
      </w:r>
      <w:r>
        <w:rPr>
          <w:spacing w:val="-22"/>
          <w:w w:val="110"/>
        </w:rPr>
        <w:t xml:space="preserve"> </w:t>
      </w:r>
      <w:r>
        <w:rPr>
          <w:w w:val="110"/>
        </w:rPr>
        <w:t>and</w:t>
      </w:r>
      <w:r>
        <w:rPr>
          <w:spacing w:val="-21"/>
          <w:w w:val="110"/>
        </w:rPr>
        <w:t xml:space="preserve"> </w:t>
      </w:r>
      <w:r>
        <w:rPr>
          <w:w w:val="110"/>
        </w:rPr>
        <w:t>update</w:t>
      </w:r>
      <w:r>
        <w:rPr>
          <w:spacing w:val="-22"/>
          <w:w w:val="110"/>
        </w:rPr>
        <w:t xml:space="preserve"> </w:t>
      </w:r>
      <w:r>
        <w:rPr>
          <w:w w:val="110"/>
        </w:rPr>
        <w:t>the</w:t>
      </w:r>
      <w:r>
        <w:rPr>
          <w:spacing w:val="-21"/>
          <w:w w:val="110"/>
        </w:rPr>
        <w:t xml:space="preserve"> </w:t>
      </w:r>
      <w:r>
        <w:rPr>
          <w:w w:val="110"/>
        </w:rPr>
        <w:t>display</w:t>
      </w:r>
      <w:r>
        <w:rPr>
          <w:spacing w:val="-22"/>
          <w:w w:val="110"/>
        </w:rPr>
        <w:t xml:space="preserve"> </w:t>
      </w:r>
      <w:r>
        <w:rPr>
          <w:w w:val="110"/>
        </w:rPr>
        <w:t>of</w:t>
      </w:r>
      <w:r>
        <w:rPr>
          <w:spacing w:val="-21"/>
          <w:w w:val="110"/>
        </w:rPr>
        <w:t xml:space="preserve"> </w:t>
      </w:r>
      <w:r>
        <w:rPr>
          <w:w w:val="110"/>
        </w:rPr>
        <w:t>the</w:t>
      </w:r>
      <w:r>
        <w:rPr>
          <w:spacing w:val="-22"/>
          <w:w w:val="110"/>
        </w:rPr>
        <w:t xml:space="preserve"> </w:t>
      </w:r>
      <w:r>
        <w:rPr>
          <w:w w:val="110"/>
        </w:rPr>
        <w:t>node</w:t>
      </w:r>
      <w:r>
        <w:rPr>
          <w:spacing w:val="-21"/>
          <w:w w:val="110"/>
        </w:rPr>
        <w:t xml:space="preserve"> </w:t>
      </w:r>
      <w:r>
        <w:rPr>
          <w:w w:val="110"/>
        </w:rPr>
        <w:t>labels.</w:t>
      </w:r>
    </w:p>
    <w:p w14:paraId="2B63B340" w14:textId="77777777" w:rsidR="00617E67" w:rsidRDefault="00617E67">
      <w:pPr>
        <w:pStyle w:val="BodyText"/>
        <w:spacing w:before="2"/>
        <w:rPr>
          <w:sz w:val="26"/>
        </w:rPr>
      </w:pPr>
    </w:p>
    <w:p w14:paraId="2AE07937" w14:textId="77777777" w:rsidR="00617E67" w:rsidRDefault="00E8776B">
      <w:pPr>
        <w:ind w:left="120"/>
        <w:rPr>
          <w:b/>
          <w:sz w:val="18"/>
        </w:rPr>
      </w:pPr>
      <w:bookmarkStart w:id="56" w:name="7.6d_Toggling_collapsed_reactions"/>
      <w:bookmarkEnd w:id="56"/>
      <w:r>
        <w:rPr>
          <w:b/>
          <w:w w:val="105"/>
          <w:sz w:val="18"/>
        </w:rPr>
        <w:t>7.6d Toggling collapsed reactions</w:t>
      </w:r>
    </w:p>
    <w:p w14:paraId="0096FA17" w14:textId="77777777" w:rsidR="00617E67" w:rsidRDefault="00617E67">
      <w:pPr>
        <w:pStyle w:val="BodyText"/>
        <w:spacing w:before="9"/>
        <w:rPr>
          <w:b/>
          <w:sz w:val="29"/>
        </w:rPr>
      </w:pPr>
    </w:p>
    <w:p w14:paraId="3B05064B" w14:textId="77777777" w:rsidR="00617E67" w:rsidRDefault="00E8776B">
      <w:pPr>
        <w:pStyle w:val="BodyText"/>
        <w:spacing w:line="280" w:lineRule="auto"/>
        <w:ind w:left="120"/>
      </w:pPr>
      <w:r>
        <w:rPr>
          <w:w w:val="110"/>
        </w:rPr>
        <w:t>By</w:t>
      </w:r>
      <w:r>
        <w:rPr>
          <w:spacing w:val="-37"/>
          <w:w w:val="110"/>
        </w:rPr>
        <w:t xml:space="preserve"> </w:t>
      </w:r>
      <w:r>
        <w:rPr>
          <w:w w:val="110"/>
        </w:rPr>
        <w:t>selecting</w:t>
      </w:r>
      <w:r>
        <w:rPr>
          <w:spacing w:val="-36"/>
          <w:w w:val="110"/>
        </w:rPr>
        <w:t xml:space="preserve"> </w:t>
      </w:r>
      <w:r>
        <w:rPr>
          <w:w w:val="110"/>
        </w:rPr>
        <w:t>the</w:t>
      </w:r>
      <w:r>
        <w:rPr>
          <w:spacing w:val="-36"/>
          <w:w w:val="110"/>
        </w:rPr>
        <w:t xml:space="preserve"> </w:t>
      </w:r>
      <w:r>
        <w:rPr>
          <w:w w:val="110"/>
        </w:rPr>
        <w:t>appropriate</w:t>
      </w:r>
      <w:r>
        <w:rPr>
          <w:spacing w:val="-36"/>
          <w:w w:val="110"/>
        </w:rPr>
        <w:t xml:space="preserve"> </w:t>
      </w:r>
      <w:r>
        <w:rPr>
          <w:w w:val="110"/>
        </w:rPr>
        <w:t>button,</w:t>
      </w:r>
      <w:r>
        <w:rPr>
          <w:spacing w:val="-36"/>
          <w:w w:val="110"/>
        </w:rPr>
        <w:t xml:space="preserve"> </w:t>
      </w:r>
      <w:r>
        <w:rPr>
          <w:w w:val="110"/>
        </w:rPr>
        <w:t>users</w:t>
      </w:r>
      <w:r>
        <w:rPr>
          <w:spacing w:val="-36"/>
          <w:w w:val="110"/>
        </w:rPr>
        <w:t xml:space="preserve"> </w:t>
      </w:r>
      <w:r>
        <w:rPr>
          <w:w w:val="110"/>
        </w:rPr>
        <w:t>can</w:t>
      </w:r>
      <w:r>
        <w:rPr>
          <w:spacing w:val="-36"/>
          <w:w w:val="110"/>
        </w:rPr>
        <w:t xml:space="preserve"> </w:t>
      </w:r>
      <w:r>
        <w:rPr>
          <w:w w:val="110"/>
        </w:rPr>
        <w:t>toggle</w:t>
      </w:r>
      <w:r>
        <w:rPr>
          <w:spacing w:val="-36"/>
          <w:w w:val="110"/>
        </w:rPr>
        <w:t xml:space="preserve"> </w:t>
      </w:r>
      <w:r>
        <w:rPr>
          <w:w w:val="110"/>
        </w:rPr>
        <w:t>between</w:t>
      </w:r>
      <w:r>
        <w:rPr>
          <w:spacing w:val="-36"/>
          <w:w w:val="110"/>
        </w:rPr>
        <w:t xml:space="preserve"> </w:t>
      </w:r>
      <w:r>
        <w:rPr>
          <w:w w:val="110"/>
        </w:rPr>
        <w:t>displaying</w:t>
      </w:r>
      <w:r>
        <w:rPr>
          <w:spacing w:val="-36"/>
          <w:w w:val="110"/>
        </w:rPr>
        <w:t xml:space="preserve"> </w:t>
      </w:r>
      <w:r>
        <w:rPr>
          <w:w w:val="110"/>
        </w:rPr>
        <w:t>a</w:t>
      </w:r>
      <w:r>
        <w:rPr>
          <w:spacing w:val="-37"/>
          <w:w w:val="110"/>
        </w:rPr>
        <w:t xml:space="preserve"> </w:t>
      </w:r>
      <w:r>
        <w:rPr>
          <w:w w:val="110"/>
        </w:rPr>
        <w:t>full</w:t>
      </w:r>
      <w:r>
        <w:rPr>
          <w:spacing w:val="-36"/>
          <w:w w:val="110"/>
        </w:rPr>
        <w:t xml:space="preserve"> </w:t>
      </w:r>
      <w:r>
        <w:rPr>
          <w:w w:val="110"/>
        </w:rPr>
        <w:t>or</w:t>
      </w:r>
      <w:r>
        <w:rPr>
          <w:spacing w:val="-36"/>
          <w:w w:val="110"/>
        </w:rPr>
        <w:t xml:space="preserve"> </w:t>
      </w:r>
      <w:r>
        <w:rPr>
          <w:w w:val="110"/>
        </w:rPr>
        <w:t>collapsed</w:t>
      </w:r>
      <w:r>
        <w:rPr>
          <w:spacing w:val="-36"/>
          <w:w w:val="110"/>
        </w:rPr>
        <w:t xml:space="preserve"> </w:t>
      </w:r>
      <w:r>
        <w:rPr>
          <w:w w:val="110"/>
        </w:rPr>
        <w:t>pathway representation of the sub-network. By selecting this button, the graph is refreshed using the appropriate</w:t>
      </w:r>
      <w:r>
        <w:rPr>
          <w:spacing w:val="-29"/>
          <w:w w:val="110"/>
        </w:rPr>
        <w:t xml:space="preserve"> </w:t>
      </w:r>
      <w:r>
        <w:rPr>
          <w:w w:val="110"/>
        </w:rPr>
        <w:t>reaction</w:t>
      </w:r>
      <w:r>
        <w:rPr>
          <w:spacing w:val="-29"/>
          <w:w w:val="110"/>
        </w:rPr>
        <w:t xml:space="preserve"> </w:t>
      </w:r>
      <w:r>
        <w:rPr>
          <w:w w:val="110"/>
        </w:rPr>
        <w:t>dictionary,</w:t>
      </w:r>
      <w:r>
        <w:rPr>
          <w:spacing w:val="-29"/>
          <w:w w:val="110"/>
        </w:rPr>
        <w:t xml:space="preserve"> </w:t>
      </w:r>
      <w:r>
        <w:rPr>
          <w:w w:val="110"/>
        </w:rPr>
        <w:t>where</w:t>
      </w:r>
      <w:r>
        <w:rPr>
          <w:spacing w:val="-29"/>
          <w:w w:val="110"/>
        </w:rPr>
        <w:t xml:space="preserve"> </w:t>
      </w:r>
      <w:r>
        <w:rPr>
          <w:w w:val="110"/>
        </w:rPr>
        <w:t>for</w:t>
      </w:r>
      <w:r>
        <w:rPr>
          <w:spacing w:val="-29"/>
          <w:w w:val="110"/>
        </w:rPr>
        <w:t xml:space="preserve"> </w:t>
      </w:r>
      <w:r>
        <w:rPr>
          <w:w w:val="110"/>
        </w:rPr>
        <w:t>graphing</w:t>
      </w:r>
      <w:r>
        <w:rPr>
          <w:spacing w:val="-29"/>
          <w:w w:val="110"/>
        </w:rPr>
        <w:t xml:space="preserve"> </w:t>
      </w:r>
      <w:r>
        <w:rPr>
          <w:w w:val="110"/>
        </w:rPr>
        <w:t>of</w:t>
      </w:r>
      <w:r>
        <w:rPr>
          <w:spacing w:val="-29"/>
          <w:w w:val="110"/>
        </w:rPr>
        <w:t xml:space="preserve"> </w:t>
      </w:r>
      <w:r>
        <w:rPr>
          <w:w w:val="110"/>
        </w:rPr>
        <w:t>the</w:t>
      </w:r>
      <w:r>
        <w:rPr>
          <w:spacing w:val="-29"/>
          <w:w w:val="110"/>
        </w:rPr>
        <w:t xml:space="preserve"> </w:t>
      </w:r>
      <w:r>
        <w:rPr>
          <w:w w:val="110"/>
        </w:rPr>
        <w:t>collapsed</w:t>
      </w:r>
      <w:r>
        <w:rPr>
          <w:spacing w:val="-29"/>
          <w:w w:val="110"/>
        </w:rPr>
        <w:t xml:space="preserve"> </w:t>
      </w:r>
      <w:r>
        <w:rPr>
          <w:w w:val="110"/>
        </w:rPr>
        <w:t>representation,</w:t>
      </w:r>
      <w:r>
        <w:rPr>
          <w:spacing w:val="-29"/>
          <w:w w:val="110"/>
        </w:rPr>
        <w:t xml:space="preserve"> </w:t>
      </w:r>
      <w:r>
        <w:rPr>
          <w:w w:val="110"/>
        </w:rPr>
        <w:t>a</w:t>
      </w:r>
      <w:r>
        <w:rPr>
          <w:spacing w:val="-29"/>
          <w:w w:val="110"/>
        </w:rPr>
        <w:t xml:space="preserve"> </w:t>
      </w:r>
      <w:r>
        <w:rPr>
          <w:w w:val="110"/>
        </w:rPr>
        <w:t>reaction</w:t>
      </w:r>
      <w:r>
        <w:rPr>
          <w:spacing w:val="-29"/>
          <w:w w:val="110"/>
        </w:rPr>
        <w:t xml:space="preserve"> </w:t>
      </w:r>
      <w:r>
        <w:rPr>
          <w:w w:val="110"/>
        </w:rPr>
        <w:t>with available</w:t>
      </w:r>
      <w:r>
        <w:rPr>
          <w:spacing w:val="-37"/>
          <w:w w:val="110"/>
        </w:rPr>
        <w:t xml:space="preserve"> </w:t>
      </w:r>
      <w:r>
        <w:rPr>
          <w:w w:val="110"/>
        </w:rPr>
        <w:t>pseudo-reactions</w:t>
      </w:r>
      <w:r>
        <w:rPr>
          <w:spacing w:val="-36"/>
          <w:w w:val="110"/>
        </w:rPr>
        <w:t xml:space="preserve"> </w:t>
      </w:r>
      <w:r>
        <w:rPr>
          <w:w w:val="110"/>
        </w:rPr>
        <w:t>substituted</w:t>
      </w:r>
      <w:r>
        <w:rPr>
          <w:spacing w:val="-36"/>
          <w:w w:val="110"/>
        </w:rPr>
        <w:t xml:space="preserve"> </w:t>
      </w:r>
      <w:r>
        <w:rPr>
          <w:w w:val="110"/>
        </w:rPr>
        <w:t>for</w:t>
      </w:r>
      <w:r>
        <w:rPr>
          <w:spacing w:val="-37"/>
          <w:w w:val="110"/>
        </w:rPr>
        <w:t xml:space="preserve"> </w:t>
      </w:r>
      <w:r>
        <w:rPr>
          <w:w w:val="110"/>
        </w:rPr>
        <w:t>the</w:t>
      </w:r>
      <w:r>
        <w:rPr>
          <w:spacing w:val="-36"/>
          <w:w w:val="110"/>
        </w:rPr>
        <w:t xml:space="preserve"> </w:t>
      </w:r>
      <w:r>
        <w:rPr>
          <w:w w:val="110"/>
        </w:rPr>
        <w:t>original</w:t>
      </w:r>
      <w:r>
        <w:rPr>
          <w:spacing w:val="-36"/>
          <w:w w:val="110"/>
        </w:rPr>
        <w:t xml:space="preserve"> </w:t>
      </w:r>
      <w:r>
        <w:rPr>
          <w:w w:val="110"/>
        </w:rPr>
        <w:t>reactions</w:t>
      </w:r>
      <w:r>
        <w:rPr>
          <w:spacing w:val="-36"/>
          <w:w w:val="110"/>
        </w:rPr>
        <w:t xml:space="preserve"> </w:t>
      </w:r>
      <w:r>
        <w:rPr>
          <w:w w:val="110"/>
        </w:rPr>
        <w:t>are</w:t>
      </w:r>
      <w:r>
        <w:rPr>
          <w:spacing w:val="-37"/>
          <w:w w:val="110"/>
        </w:rPr>
        <w:t xml:space="preserve"> </w:t>
      </w:r>
      <w:r>
        <w:rPr>
          <w:w w:val="110"/>
        </w:rPr>
        <w:t>included</w:t>
      </w:r>
      <w:r>
        <w:rPr>
          <w:spacing w:val="-36"/>
          <w:w w:val="110"/>
        </w:rPr>
        <w:t xml:space="preserve"> </w:t>
      </w:r>
      <w:r>
        <w:rPr>
          <w:w w:val="110"/>
        </w:rPr>
        <w:t>for</w:t>
      </w:r>
      <w:r>
        <w:rPr>
          <w:spacing w:val="-36"/>
          <w:w w:val="110"/>
        </w:rPr>
        <w:t xml:space="preserve"> </w:t>
      </w:r>
      <w:r>
        <w:rPr>
          <w:w w:val="110"/>
        </w:rPr>
        <w:t>graph</w:t>
      </w:r>
      <w:r>
        <w:rPr>
          <w:spacing w:val="-36"/>
          <w:w w:val="110"/>
        </w:rPr>
        <w:t xml:space="preserve"> </w:t>
      </w:r>
      <w:r>
        <w:rPr>
          <w:w w:val="110"/>
        </w:rPr>
        <w:t>propagation.</w:t>
      </w:r>
    </w:p>
    <w:p w14:paraId="4ACF3F17" w14:textId="77777777" w:rsidR="00617E67" w:rsidRDefault="00617E67">
      <w:pPr>
        <w:pStyle w:val="BodyText"/>
        <w:spacing w:before="3"/>
        <w:rPr>
          <w:sz w:val="26"/>
        </w:rPr>
      </w:pPr>
    </w:p>
    <w:p w14:paraId="0BB4447A" w14:textId="77777777" w:rsidR="00617E67" w:rsidRDefault="00E8776B">
      <w:pPr>
        <w:ind w:left="120"/>
        <w:rPr>
          <w:b/>
          <w:sz w:val="18"/>
        </w:rPr>
      </w:pPr>
      <w:bookmarkStart w:id="57" w:name="7.6e_View_curated_pathway_image"/>
      <w:bookmarkEnd w:id="57"/>
      <w:r>
        <w:rPr>
          <w:b/>
          <w:w w:val="110"/>
          <w:sz w:val="18"/>
        </w:rPr>
        <w:t>7.6e View curated pathway image</w:t>
      </w:r>
    </w:p>
    <w:p w14:paraId="1DB3BE1C" w14:textId="77777777" w:rsidR="00617E67" w:rsidRDefault="00617E67">
      <w:pPr>
        <w:pStyle w:val="BodyText"/>
        <w:spacing w:before="8"/>
        <w:rPr>
          <w:b/>
          <w:sz w:val="29"/>
        </w:rPr>
      </w:pPr>
    </w:p>
    <w:p w14:paraId="1390FE15" w14:textId="77777777" w:rsidR="00617E67" w:rsidRDefault="00E8776B">
      <w:pPr>
        <w:pStyle w:val="BodyText"/>
        <w:spacing w:line="280" w:lineRule="auto"/>
        <w:ind w:left="120"/>
      </w:pPr>
      <w:r>
        <w:rPr>
          <w:w w:val="105"/>
        </w:rPr>
        <w:t xml:space="preserve">While </w:t>
      </w:r>
      <w:proofErr w:type="spellStart"/>
      <w:r>
        <w:rPr>
          <w:w w:val="105"/>
        </w:rPr>
        <w:t>Metaboverse</w:t>
      </w:r>
      <w:proofErr w:type="spellEnd"/>
      <w:r>
        <w:rPr>
          <w:w w:val="105"/>
        </w:rPr>
        <w:t xml:space="preserve"> graphs networks dynamically, users may be more familiar or comfortable with classical,</w:t>
      </w:r>
      <w:r>
        <w:rPr>
          <w:spacing w:val="-9"/>
          <w:w w:val="105"/>
        </w:rPr>
        <w:t xml:space="preserve"> </w:t>
      </w:r>
      <w:r>
        <w:rPr>
          <w:w w:val="105"/>
        </w:rPr>
        <w:t>curated</w:t>
      </w:r>
      <w:r>
        <w:rPr>
          <w:spacing w:val="-9"/>
          <w:w w:val="105"/>
        </w:rPr>
        <w:t xml:space="preserve"> </w:t>
      </w:r>
      <w:r>
        <w:rPr>
          <w:w w:val="105"/>
        </w:rPr>
        <w:t>pathway</w:t>
      </w:r>
      <w:r>
        <w:rPr>
          <w:spacing w:val="-9"/>
          <w:w w:val="105"/>
        </w:rPr>
        <w:t xml:space="preserve"> </w:t>
      </w:r>
      <w:r>
        <w:rPr>
          <w:w w:val="105"/>
        </w:rPr>
        <w:t>layouts</w:t>
      </w:r>
      <w:r>
        <w:rPr>
          <w:spacing w:val="-9"/>
          <w:w w:val="105"/>
        </w:rPr>
        <w:t xml:space="preserve"> </w:t>
      </w:r>
      <w:r>
        <w:rPr>
          <w:w w:val="105"/>
        </w:rPr>
        <w:t>when</w:t>
      </w:r>
      <w:r>
        <w:rPr>
          <w:spacing w:val="-9"/>
          <w:w w:val="105"/>
        </w:rPr>
        <w:t xml:space="preserve"> </w:t>
      </w:r>
      <w:r>
        <w:rPr>
          <w:w w:val="105"/>
        </w:rPr>
        <w:t>exploring</w:t>
      </w:r>
      <w:r>
        <w:rPr>
          <w:spacing w:val="-8"/>
          <w:w w:val="105"/>
        </w:rPr>
        <w:t xml:space="preserve"> </w:t>
      </w:r>
      <w:r>
        <w:rPr>
          <w:w w:val="105"/>
        </w:rPr>
        <w:t>their</w:t>
      </w:r>
      <w:r>
        <w:rPr>
          <w:spacing w:val="-9"/>
          <w:w w:val="105"/>
        </w:rPr>
        <w:t xml:space="preserve"> </w:t>
      </w:r>
      <w:r>
        <w:rPr>
          <w:w w:val="105"/>
        </w:rPr>
        <w:t>data.</w:t>
      </w:r>
      <w:r>
        <w:rPr>
          <w:spacing w:val="-9"/>
          <w:w w:val="105"/>
        </w:rPr>
        <w:t xml:space="preserve"> </w:t>
      </w:r>
      <w:r>
        <w:rPr>
          <w:w w:val="105"/>
        </w:rPr>
        <w:t>For</w:t>
      </w:r>
      <w:r>
        <w:rPr>
          <w:spacing w:val="-9"/>
          <w:w w:val="105"/>
        </w:rPr>
        <w:t xml:space="preserve"> </w:t>
      </w:r>
      <w:r>
        <w:rPr>
          <w:w w:val="105"/>
        </w:rPr>
        <w:t>a</w:t>
      </w:r>
      <w:r>
        <w:rPr>
          <w:spacing w:val="-9"/>
          <w:w w:val="105"/>
        </w:rPr>
        <w:t xml:space="preserve"> </w:t>
      </w:r>
      <w:r>
        <w:rPr>
          <w:w w:val="105"/>
        </w:rPr>
        <w:t>given</w:t>
      </w:r>
      <w:r>
        <w:rPr>
          <w:spacing w:val="-8"/>
          <w:w w:val="105"/>
        </w:rPr>
        <w:t xml:space="preserve"> </w:t>
      </w:r>
      <w:r>
        <w:rPr>
          <w:w w:val="105"/>
        </w:rPr>
        <w:t>pathway</w:t>
      </w:r>
      <w:r>
        <w:rPr>
          <w:spacing w:val="-9"/>
          <w:w w:val="105"/>
        </w:rPr>
        <w:t xml:space="preserve"> </w:t>
      </w:r>
      <w:r>
        <w:rPr>
          <w:w w:val="105"/>
        </w:rPr>
        <w:t>graph,</w:t>
      </w:r>
      <w:r>
        <w:rPr>
          <w:spacing w:val="-9"/>
          <w:w w:val="105"/>
        </w:rPr>
        <w:t xml:space="preserve"> </w:t>
      </w:r>
      <w:r>
        <w:rPr>
          <w:w w:val="105"/>
        </w:rPr>
        <w:t>the</w:t>
      </w:r>
      <w:r>
        <w:rPr>
          <w:spacing w:val="-9"/>
          <w:w w:val="105"/>
        </w:rPr>
        <w:t xml:space="preserve"> </w:t>
      </w:r>
      <w:r>
        <w:rPr>
          <w:w w:val="105"/>
        </w:rPr>
        <w:t>user</w:t>
      </w:r>
      <w:r>
        <w:rPr>
          <w:spacing w:val="-9"/>
          <w:w w:val="105"/>
        </w:rPr>
        <w:t xml:space="preserve"> </w:t>
      </w:r>
      <w:r>
        <w:rPr>
          <w:w w:val="105"/>
        </w:rPr>
        <w:t xml:space="preserve">can select the appropriate button, and </w:t>
      </w:r>
      <w:proofErr w:type="spellStart"/>
      <w:r>
        <w:rPr>
          <w:w w:val="105"/>
        </w:rPr>
        <w:t>Metaboverse</w:t>
      </w:r>
      <w:proofErr w:type="spellEnd"/>
      <w:r>
        <w:rPr>
          <w:w w:val="105"/>
        </w:rPr>
        <w:t xml:space="preserve"> will open a new window with the </w:t>
      </w:r>
      <w:proofErr w:type="spellStart"/>
      <w:r>
        <w:rPr>
          <w:w w:val="105"/>
        </w:rPr>
        <w:t>Reactome</w:t>
      </w:r>
      <w:proofErr w:type="spellEnd"/>
      <w:r>
        <w:rPr>
          <w:w w:val="105"/>
        </w:rPr>
        <w:t xml:space="preserve"> curated pathway</w:t>
      </w:r>
      <w:r>
        <w:rPr>
          <w:spacing w:val="-8"/>
          <w:w w:val="105"/>
        </w:rPr>
        <w:t xml:space="preserve"> </w:t>
      </w:r>
      <w:r>
        <w:rPr>
          <w:w w:val="105"/>
        </w:rPr>
        <w:t>layout.</w:t>
      </w:r>
    </w:p>
    <w:p w14:paraId="3C70312A" w14:textId="77777777" w:rsidR="00617E67" w:rsidRDefault="00617E67">
      <w:pPr>
        <w:pStyle w:val="BodyText"/>
        <w:spacing w:before="3"/>
        <w:rPr>
          <w:sz w:val="26"/>
        </w:rPr>
      </w:pPr>
    </w:p>
    <w:p w14:paraId="371AE150" w14:textId="77777777" w:rsidR="00617E67" w:rsidRDefault="00E8776B">
      <w:pPr>
        <w:ind w:left="120"/>
        <w:rPr>
          <w:b/>
          <w:sz w:val="18"/>
        </w:rPr>
      </w:pPr>
      <w:bookmarkStart w:id="58" w:name="7.6f_Saving_graphs"/>
      <w:bookmarkEnd w:id="58"/>
      <w:r>
        <w:rPr>
          <w:b/>
          <w:w w:val="105"/>
          <w:sz w:val="18"/>
        </w:rPr>
        <w:t>7.6f</w:t>
      </w:r>
      <w:r>
        <w:rPr>
          <w:b/>
          <w:spacing w:val="-28"/>
          <w:w w:val="105"/>
          <w:sz w:val="18"/>
        </w:rPr>
        <w:t xml:space="preserve"> </w:t>
      </w:r>
      <w:r>
        <w:rPr>
          <w:b/>
          <w:w w:val="105"/>
          <w:sz w:val="18"/>
        </w:rPr>
        <w:t>Saving</w:t>
      </w:r>
      <w:r>
        <w:rPr>
          <w:b/>
          <w:spacing w:val="-26"/>
          <w:w w:val="105"/>
          <w:sz w:val="18"/>
        </w:rPr>
        <w:t xml:space="preserve"> </w:t>
      </w:r>
      <w:r>
        <w:rPr>
          <w:b/>
          <w:w w:val="105"/>
          <w:sz w:val="18"/>
        </w:rPr>
        <w:t>graphs</w:t>
      </w:r>
    </w:p>
    <w:p w14:paraId="1D4297BA" w14:textId="77777777" w:rsidR="00617E67" w:rsidRDefault="00617E67">
      <w:pPr>
        <w:pStyle w:val="BodyText"/>
        <w:spacing w:before="9"/>
        <w:rPr>
          <w:b/>
          <w:sz w:val="29"/>
        </w:rPr>
      </w:pPr>
    </w:p>
    <w:p w14:paraId="1EC36FFF" w14:textId="77777777" w:rsidR="00617E67" w:rsidRDefault="00E8776B">
      <w:pPr>
        <w:pStyle w:val="BodyText"/>
        <w:spacing w:line="280" w:lineRule="auto"/>
        <w:ind w:left="120"/>
      </w:pPr>
      <w:r>
        <w:rPr>
          <w:w w:val="105"/>
        </w:rPr>
        <w:t xml:space="preserve">Users can generate a PNG output file for any network created in </w:t>
      </w:r>
      <w:proofErr w:type="spellStart"/>
      <w:r>
        <w:rPr>
          <w:w w:val="105"/>
        </w:rPr>
        <w:t>Metaboverse</w:t>
      </w:r>
      <w:proofErr w:type="spellEnd"/>
      <w:r>
        <w:rPr>
          <w:w w:val="105"/>
        </w:rPr>
        <w:t xml:space="preserve"> by selecting the appropriate button.</w:t>
      </w:r>
    </w:p>
    <w:p w14:paraId="4AAC50AB" w14:textId="77777777" w:rsidR="00617E67" w:rsidRDefault="00617E67">
      <w:pPr>
        <w:pStyle w:val="BodyText"/>
        <w:spacing w:before="1"/>
        <w:rPr>
          <w:sz w:val="26"/>
        </w:rPr>
      </w:pPr>
    </w:p>
    <w:p w14:paraId="4F9F9174" w14:textId="77777777" w:rsidR="00617E67" w:rsidRDefault="00E8776B">
      <w:pPr>
        <w:ind w:left="120"/>
        <w:rPr>
          <w:b/>
          <w:sz w:val="18"/>
        </w:rPr>
      </w:pPr>
      <w:bookmarkStart w:id="59" w:name="7.6g_Nearest_neighbor_and_hub_thresholdi"/>
      <w:bookmarkEnd w:id="59"/>
      <w:r>
        <w:rPr>
          <w:b/>
          <w:w w:val="105"/>
          <w:sz w:val="18"/>
        </w:rPr>
        <w:t xml:space="preserve">7.6g Nearest neighbor and hub </w:t>
      </w:r>
      <w:proofErr w:type="spellStart"/>
      <w:r>
        <w:rPr>
          <w:b/>
          <w:w w:val="105"/>
          <w:sz w:val="18"/>
        </w:rPr>
        <w:t>thresholding</w:t>
      </w:r>
      <w:proofErr w:type="spellEnd"/>
    </w:p>
    <w:p w14:paraId="379BE71B" w14:textId="77777777" w:rsidR="00617E67" w:rsidRDefault="00617E67">
      <w:pPr>
        <w:pStyle w:val="BodyText"/>
        <w:spacing w:before="8"/>
        <w:rPr>
          <w:b/>
          <w:sz w:val="29"/>
        </w:rPr>
      </w:pPr>
    </w:p>
    <w:p w14:paraId="72FDDA16" w14:textId="77777777" w:rsidR="00617E67" w:rsidRDefault="00E8776B">
      <w:pPr>
        <w:pStyle w:val="BodyText"/>
        <w:spacing w:line="280" w:lineRule="auto"/>
        <w:ind w:left="120" w:right="165"/>
      </w:pPr>
      <w:r>
        <w:rPr>
          <w:w w:val="105"/>
        </w:rPr>
        <w:t xml:space="preserve">The number of nearest neighbors to graph, or the limit to the number of edges a graphed node can have, can be modulated by the user using the appropriate input spaces. When graphing a nearest neighbors network, </w:t>
      </w:r>
      <w:proofErr w:type="spellStart"/>
      <w:r>
        <w:rPr>
          <w:w w:val="105"/>
        </w:rPr>
        <w:t>Metaboverse</w:t>
      </w:r>
      <w:proofErr w:type="spellEnd"/>
      <w:r>
        <w:rPr>
          <w:w w:val="105"/>
        </w:rPr>
        <w:t xml:space="preserve"> will recursively fetch related reactions and their neighbors until a node display threshold is reached. This allows the user to visualize downstream effects of a change that may propagate across several reactions. The hub threshold option prevents the plotting of nodes with more than the specified number of edges. This is handling during graphing by excluding any entity nodes that meet these criteria as the neighborhood is propagated. This is particularly useful in removing</w:t>
      </w:r>
      <w:r>
        <w:rPr>
          <w:spacing w:val="-5"/>
          <w:w w:val="105"/>
        </w:rPr>
        <w:t xml:space="preserve"> </w:t>
      </w:r>
      <w:r>
        <w:rPr>
          <w:w w:val="105"/>
        </w:rPr>
        <w:t>hub</w:t>
      </w:r>
      <w:r>
        <w:rPr>
          <w:spacing w:val="-5"/>
          <w:w w:val="105"/>
        </w:rPr>
        <w:t xml:space="preserve"> </w:t>
      </w:r>
      <w:r>
        <w:rPr>
          <w:w w:val="105"/>
        </w:rPr>
        <w:t>nodes,</w:t>
      </w:r>
      <w:r>
        <w:rPr>
          <w:spacing w:val="-5"/>
          <w:w w:val="105"/>
        </w:rPr>
        <w:t xml:space="preserve"> </w:t>
      </w:r>
      <w:r>
        <w:rPr>
          <w:w w:val="105"/>
        </w:rPr>
        <w:t>such</w:t>
      </w:r>
      <w:r>
        <w:rPr>
          <w:spacing w:val="-5"/>
          <w:w w:val="105"/>
        </w:rPr>
        <w:t xml:space="preserve"> </w:t>
      </w:r>
      <w:r>
        <w:rPr>
          <w:w w:val="105"/>
        </w:rPr>
        <w:t>as</w:t>
      </w:r>
      <w:r>
        <w:rPr>
          <w:spacing w:val="-5"/>
          <w:w w:val="105"/>
        </w:rPr>
        <w:t xml:space="preserve"> </w:t>
      </w:r>
      <w:r>
        <w:rPr>
          <w:w w:val="105"/>
        </w:rPr>
        <w:t>water</w:t>
      </w:r>
      <w:r>
        <w:rPr>
          <w:spacing w:val="-5"/>
          <w:w w:val="105"/>
        </w:rPr>
        <w:t xml:space="preserve"> </w:t>
      </w:r>
      <w:r>
        <w:rPr>
          <w:w w:val="105"/>
        </w:rPr>
        <w:t>or</w:t>
      </w:r>
      <w:r>
        <w:rPr>
          <w:spacing w:val="-4"/>
          <w:w w:val="105"/>
        </w:rPr>
        <w:t xml:space="preserve"> </w:t>
      </w:r>
      <w:r>
        <w:rPr>
          <w:w w:val="105"/>
        </w:rPr>
        <w:t>protons,</w:t>
      </w:r>
      <w:r>
        <w:rPr>
          <w:spacing w:val="-5"/>
          <w:w w:val="105"/>
        </w:rPr>
        <w:t xml:space="preserve"> </w:t>
      </w:r>
      <w:r>
        <w:rPr>
          <w:w w:val="105"/>
        </w:rPr>
        <w:t>which</w:t>
      </w:r>
      <w:r>
        <w:rPr>
          <w:spacing w:val="-5"/>
          <w:w w:val="105"/>
        </w:rPr>
        <w:t xml:space="preserve"> </w:t>
      </w:r>
      <w:r>
        <w:rPr>
          <w:w w:val="105"/>
        </w:rPr>
        <w:t>may</w:t>
      </w:r>
      <w:r>
        <w:rPr>
          <w:spacing w:val="-5"/>
          <w:w w:val="105"/>
        </w:rPr>
        <w:t xml:space="preserve"> </w:t>
      </w:r>
      <w:r>
        <w:rPr>
          <w:w w:val="105"/>
        </w:rPr>
        <w:t>be</w:t>
      </w:r>
      <w:r>
        <w:rPr>
          <w:spacing w:val="-5"/>
          <w:w w:val="105"/>
        </w:rPr>
        <w:t xml:space="preserve"> </w:t>
      </w:r>
      <w:r>
        <w:rPr>
          <w:w w:val="105"/>
        </w:rPr>
        <w:t>less</w:t>
      </w:r>
      <w:r>
        <w:rPr>
          <w:spacing w:val="-5"/>
          <w:w w:val="105"/>
        </w:rPr>
        <w:t xml:space="preserve"> </w:t>
      </w:r>
      <w:r>
        <w:rPr>
          <w:w w:val="105"/>
        </w:rPr>
        <w:t>relevant</w:t>
      </w:r>
      <w:r>
        <w:rPr>
          <w:spacing w:val="-4"/>
          <w:w w:val="105"/>
        </w:rPr>
        <w:t xml:space="preserve"> </w:t>
      </w:r>
      <w:r>
        <w:rPr>
          <w:w w:val="105"/>
        </w:rPr>
        <w:t>to</w:t>
      </w:r>
      <w:r>
        <w:rPr>
          <w:spacing w:val="-5"/>
          <w:w w:val="105"/>
        </w:rPr>
        <w:t xml:space="preserve"> </w:t>
      </w:r>
      <w:r>
        <w:rPr>
          <w:w w:val="105"/>
        </w:rPr>
        <w:t>the</w:t>
      </w:r>
      <w:r>
        <w:rPr>
          <w:spacing w:val="-5"/>
          <w:w w:val="105"/>
        </w:rPr>
        <w:t xml:space="preserve"> </w:t>
      </w:r>
      <w:r>
        <w:rPr>
          <w:w w:val="105"/>
        </w:rPr>
        <w:t>user</w:t>
      </w:r>
      <w:r>
        <w:rPr>
          <w:spacing w:val="-5"/>
          <w:w w:val="105"/>
        </w:rPr>
        <w:t xml:space="preserve"> </w:t>
      </w:r>
      <w:r>
        <w:rPr>
          <w:w w:val="105"/>
        </w:rPr>
        <w:t>experience</w:t>
      </w:r>
      <w:r>
        <w:rPr>
          <w:spacing w:val="-5"/>
          <w:w w:val="105"/>
        </w:rPr>
        <w:t xml:space="preserve"> </w:t>
      </w:r>
      <w:r>
        <w:rPr>
          <w:w w:val="105"/>
        </w:rPr>
        <w:t>and can quickly clutter the graph. This feature can also help plot more extensive neighborhoods, as often neighborhoods</w:t>
      </w:r>
      <w:r>
        <w:rPr>
          <w:spacing w:val="-7"/>
          <w:w w:val="105"/>
        </w:rPr>
        <w:t xml:space="preserve"> </w:t>
      </w:r>
      <w:r>
        <w:rPr>
          <w:w w:val="105"/>
        </w:rPr>
        <w:t>quickly</w:t>
      </w:r>
      <w:r>
        <w:rPr>
          <w:spacing w:val="-6"/>
          <w:w w:val="105"/>
        </w:rPr>
        <w:t xml:space="preserve"> </w:t>
      </w:r>
      <w:r>
        <w:rPr>
          <w:w w:val="105"/>
        </w:rPr>
        <w:t>link</w:t>
      </w:r>
      <w:r>
        <w:rPr>
          <w:spacing w:val="-6"/>
          <w:w w:val="105"/>
        </w:rPr>
        <w:t xml:space="preserve"> </w:t>
      </w:r>
      <w:r>
        <w:rPr>
          <w:w w:val="105"/>
        </w:rPr>
        <w:t>to</w:t>
      </w:r>
      <w:r>
        <w:rPr>
          <w:spacing w:val="-6"/>
          <w:w w:val="105"/>
        </w:rPr>
        <w:t xml:space="preserve"> </w:t>
      </w:r>
      <w:r>
        <w:rPr>
          <w:w w:val="105"/>
        </w:rPr>
        <w:t>high-degree</w:t>
      </w:r>
      <w:r>
        <w:rPr>
          <w:spacing w:val="-7"/>
          <w:w w:val="105"/>
        </w:rPr>
        <w:t xml:space="preserve"> </w:t>
      </w:r>
      <w:r>
        <w:rPr>
          <w:w w:val="105"/>
        </w:rPr>
        <w:t>nodes,</w:t>
      </w:r>
      <w:r>
        <w:rPr>
          <w:spacing w:val="-6"/>
          <w:w w:val="105"/>
        </w:rPr>
        <w:t xml:space="preserve"> </w:t>
      </w:r>
      <w:r>
        <w:rPr>
          <w:w w:val="105"/>
        </w:rPr>
        <w:t>such</w:t>
      </w:r>
      <w:r>
        <w:rPr>
          <w:spacing w:val="-6"/>
          <w:w w:val="105"/>
        </w:rPr>
        <w:t xml:space="preserve"> </w:t>
      </w:r>
      <w:r>
        <w:rPr>
          <w:w w:val="105"/>
        </w:rPr>
        <w:t>as</w:t>
      </w:r>
      <w:r>
        <w:rPr>
          <w:spacing w:val="-6"/>
          <w:w w:val="105"/>
        </w:rPr>
        <w:t xml:space="preserve"> </w:t>
      </w:r>
      <w:r>
        <w:rPr>
          <w:w w:val="105"/>
        </w:rPr>
        <w:t>water,</w:t>
      </w:r>
      <w:r>
        <w:rPr>
          <w:spacing w:val="-7"/>
          <w:w w:val="105"/>
        </w:rPr>
        <w:t xml:space="preserve"> </w:t>
      </w:r>
      <w:r>
        <w:rPr>
          <w:w w:val="105"/>
        </w:rPr>
        <w:t>and</w:t>
      </w:r>
      <w:r>
        <w:rPr>
          <w:spacing w:val="-6"/>
          <w:w w:val="105"/>
        </w:rPr>
        <w:t xml:space="preserve"> </w:t>
      </w:r>
      <w:r>
        <w:rPr>
          <w:w w:val="105"/>
        </w:rPr>
        <w:t>limit</w:t>
      </w:r>
      <w:r>
        <w:rPr>
          <w:spacing w:val="-6"/>
          <w:w w:val="105"/>
        </w:rPr>
        <w:t xml:space="preserve"> </w:t>
      </w:r>
      <w:r>
        <w:rPr>
          <w:w w:val="105"/>
        </w:rPr>
        <w:t>graphing</w:t>
      </w:r>
      <w:r>
        <w:rPr>
          <w:spacing w:val="-6"/>
          <w:w w:val="105"/>
        </w:rPr>
        <w:t xml:space="preserve"> </w:t>
      </w:r>
      <w:r>
        <w:rPr>
          <w:w w:val="105"/>
        </w:rPr>
        <w:t>ability.</w:t>
      </w:r>
    </w:p>
    <w:p w14:paraId="0FA471AF" w14:textId="77777777" w:rsidR="00617E67" w:rsidRDefault="00617E67">
      <w:pPr>
        <w:spacing w:line="280" w:lineRule="auto"/>
        <w:sectPr w:rsidR="00617E67">
          <w:pgSz w:w="11900" w:h="16820"/>
          <w:pgMar w:top="860" w:right="600" w:bottom="280" w:left="600" w:header="720" w:footer="720" w:gutter="0"/>
          <w:cols w:space="720"/>
        </w:sectPr>
      </w:pPr>
    </w:p>
    <w:p w14:paraId="32AA0B6F" w14:textId="77777777" w:rsidR="00617E67" w:rsidRDefault="00E8776B">
      <w:pPr>
        <w:spacing w:before="110"/>
        <w:ind w:left="120"/>
        <w:rPr>
          <w:b/>
          <w:sz w:val="18"/>
        </w:rPr>
      </w:pPr>
      <w:r>
        <w:rPr>
          <w:noProof/>
        </w:rPr>
        <w:lastRenderedPageBreak/>
        <w:drawing>
          <wp:anchor distT="0" distB="0" distL="0" distR="0" simplePos="0" relativeHeight="250408960" behindDoc="1" locked="0" layoutInCell="1" allowOverlap="1" wp14:anchorId="4AA16D4B" wp14:editId="2DEABE9F">
            <wp:simplePos x="0" y="0"/>
            <wp:positionH relativeFrom="page">
              <wp:posOffset>0</wp:posOffset>
            </wp:positionH>
            <wp:positionV relativeFrom="page">
              <wp:posOffset>0</wp:posOffset>
            </wp:positionV>
            <wp:extent cx="7556500" cy="10680700"/>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60" w:name="7.6h_Metadata_display"/>
      <w:bookmarkEnd w:id="60"/>
      <w:r>
        <w:rPr>
          <w:b/>
          <w:w w:val="110"/>
          <w:sz w:val="18"/>
        </w:rPr>
        <w:t>7.6h Metadata display</w:t>
      </w:r>
    </w:p>
    <w:p w14:paraId="40857864" w14:textId="77777777" w:rsidR="00617E67" w:rsidRDefault="00617E67">
      <w:pPr>
        <w:pStyle w:val="BodyText"/>
        <w:spacing w:before="8"/>
        <w:rPr>
          <w:b/>
          <w:sz w:val="29"/>
        </w:rPr>
      </w:pPr>
    </w:p>
    <w:p w14:paraId="5B6870B7" w14:textId="77777777" w:rsidR="00617E67" w:rsidRDefault="00E8776B">
      <w:pPr>
        <w:pStyle w:val="BodyText"/>
        <w:spacing w:line="280" w:lineRule="auto"/>
        <w:ind w:left="120" w:right="300"/>
      </w:pPr>
      <w:r>
        <w:rPr>
          <w:w w:val="105"/>
        </w:rPr>
        <w:t>To help inform the user of selection information and relevant metadata, a space in the legend bar during visualization is reserved for spaces where this information can be displayed, which is updated based on the user’s input as it is provided.</w:t>
      </w:r>
    </w:p>
    <w:p w14:paraId="50B8F4E5" w14:textId="77777777" w:rsidR="00617E67" w:rsidRDefault="00617E67">
      <w:pPr>
        <w:pStyle w:val="BodyText"/>
        <w:spacing w:before="9"/>
        <w:rPr>
          <w:sz w:val="26"/>
        </w:rPr>
      </w:pPr>
    </w:p>
    <w:p w14:paraId="6297DBEB" w14:textId="77777777" w:rsidR="00617E67" w:rsidRDefault="00E8776B">
      <w:pPr>
        <w:pStyle w:val="Heading2"/>
        <w:numPr>
          <w:ilvl w:val="0"/>
          <w:numId w:val="4"/>
        </w:numPr>
        <w:tabs>
          <w:tab w:val="left" w:pos="390"/>
        </w:tabs>
        <w:ind w:left="389" w:hanging="270"/>
      </w:pPr>
      <w:bookmarkStart w:id="61" w:name="8._Packaging"/>
      <w:bookmarkEnd w:id="61"/>
      <w:r>
        <w:t>Packaging</w:t>
      </w:r>
    </w:p>
    <w:p w14:paraId="76DCA155" w14:textId="77777777" w:rsidR="00617E67" w:rsidRDefault="00617E67">
      <w:pPr>
        <w:pStyle w:val="BodyText"/>
        <w:spacing w:before="1"/>
        <w:rPr>
          <w:b/>
          <w:sz w:val="30"/>
        </w:rPr>
      </w:pPr>
    </w:p>
    <w:p w14:paraId="0926275A" w14:textId="77777777" w:rsidR="00617E67" w:rsidRDefault="00E8776B">
      <w:pPr>
        <w:pStyle w:val="BodyText"/>
        <w:spacing w:line="280" w:lineRule="auto"/>
        <w:ind w:left="120" w:right="228"/>
      </w:pPr>
      <w:r>
        <w:rPr>
          <w:w w:val="105"/>
        </w:rPr>
        <w:t xml:space="preserve">The </w:t>
      </w:r>
      <w:proofErr w:type="spellStart"/>
      <w:r>
        <w:rPr>
          <w:w w:val="105"/>
        </w:rPr>
        <w:t>Metaboverse</w:t>
      </w:r>
      <w:proofErr w:type="spellEnd"/>
      <w:r>
        <w:rPr>
          <w:w w:val="105"/>
        </w:rPr>
        <w:t xml:space="preserve"> app is packaged using Electron. Back-end network curation and data processing is performed using Python and the </w:t>
      </w:r>
      <w:proofErr w:type="spellStart"/>
      <w:r>
        <w:rPr>
          <w:w w:val="105"/>
        </w:rPr>
        <w:t>NetworkX</w:t>
      </w:r>
      <w:proofErr w:type="spellEnd"/>
      <w:r>
        <w:rPr>
          <w:w w:val="105"/>
        </w:rPr>
        <w:t xml:space="preserve"> library. Front-end visualization is performed using </w:t>
      </w:r>
      <w:proofErr w:type="spellStart"/>
      <w:r>
        <w:rPr>
          <w:w w:val="105"/>
        </w:rPr>
        <w:t>Javascript</w:t>
      </w:r>
      <w:proofErr w:type="spellEnd"/>
      <w:r>
        <w:rPr>
          <w:spacing w:val="-18"/>
          <w:w w:val="105"/>
        </w:rPr>
        <w:t xml:space="preserve"> </w:t>
      </w:r>
      <w:r>
        <w:rPr>
          <w:w w:val="105"/>
        </w:rPr>
        <w:t>and</w:t>
      </w:r>
      <w:r>
        <w:rPr>
          <w:spacing w:val="-17"/>
          <w:w w:val="105"/>
        </w:rPr>
        <w:t xml:space="preserve"> </w:t>
      </w:r>
      <w:r>
        <w:rPr>
          <w:w w:val="105"/>
        </w:rPr>
        <w:t>relies</w:t>
      </w:r>
      <w:r>
        <w:rPr>
          <w:spacing w:val="-17"/>
          <w:w w:val="105"/>
        </w:rPr>
        <w:t xml:space="preserve"> </w:t>
      </w:r>
      <w:r>
        <w:rPr>
          <w:w w:val="105"/>
        </w:rPr>
        <w:t>on</w:t>
      </w:r>
      <w:r>
        <w:rPr>
          <w:spacing w:val="-17"/>
          <w:w w:val="105"/>
        </w:rPr>
        <w:t xml:space="preserve"> </w:t>
      </w:r>
      <w:r>
        <w:rPr>
          <w:w w:val="105"/>
        </w:rPr>
        <w:t>the</w:t>
      </w:r>
      <w:r>
        <w:rPr>
          <w:spacing w:val="-17"/>
          <w:w w:val="105"/>
        </w:rPr>
        <w:t xml:space="preserve"> </w:t>
      </w:r>
      <w:r>
        <w:rPr>
          <w:w w:val="105"/>
        </w:rPr>
        <w:t>D3</w:t>
      </w:r>
      <w:r>
        <w:rPr>
          <w:spacing w:val="-17"/>
          <w:w w:val="105"/>
        </w:rPr>
        <w:t xml:space="preserve"> </w:t>
      </w:r>
      <w:r>
        <w:rPr>
          <w:w w:val="105"/>
        </w:rPr>
        <w:t>and</w:t>
      </w:r>
      <w:r>
        <w:rPr>
          <w:spacing w:val="-17"/>
          <w:w w:val="105"/>
        </w:rPr>
        <w:t xml:space="preserve"> </w:t>
      </w:r>
      <w:r>
        <w:rPr>
          <w:w w:val="105"/>
        </w:rPr>
        <w:t>JQuery</w:t>
      </w:r>
      <w:r>
        <w:rPr>
          <w:spacing w:val="-17"/>
          <w:w w:val="105"/>
        </w:rPr>
        <w:t xml:space="preserve"> </w:t>
      </w:r>
      <w:r>
        <w:rPr>
          <w:w w:val="105"/>
        </w:rPr>
        <w:t>packages.</w:t>
      </w:r>
      <w:r>
        <w:rPr>
          <w:spacing w:val="-17"/>
          <w:w w:val="105"/>
        </w:rPr>
        <w:t xml:space="preserve"> </w:t>
      </w:r>
      <w:r>
        <w:rPr>
          <w:w w:val="105"/>
        </w:rPr>
        <w:t>Saving</w:t>
      </w:r>
      <w:r>
        <w:rPr>
          <w:spacing w:val="-17"/>
          <w:w w:val="105"/>
        </w:rPr>
        <w:t xml:space="preserve"> </w:t>
      </w:r>
      <w:r>
        <w:rPr>
          <w:w w:val="105"/>
        </w:rPr>
        <w:t>network</w:t>
      </w:r>
      <w:r>
        <w:rPr>
          <w:spacing w:val="-18"/>
          <w:w w:val="105"/>
        </w:rPr>
        <w:t xml:space="preserve"> </w:t>
      </w:r>
      <w:r>
        <w:rPr>
          <w:w w:val="105"/>
        </w:rPr>
        <w:t>representations</w:t>
      </w:r>
      <w:r>
        <w:rPr>
          <w:spacing w:val="-17"/>
          <w:w w:val="105"/>
        </w:rPr>
        <w:t xml:space="preserve"> </w:t>
      </w:r>
      <w:r>
        <w:rPr>
          <w:w w:val="105"/>
        </w:rPr>
        <w:t>to</w:t>
      </w:r>
      <w:r>
        <w:rPr>
          <w:spacing w:val="-17"/>
          <w:w w:val="105"/>
        </w:rPr>
        <w:t xml:space="preserve"> </w:t>
      </w:r>
      <w:r>
        <w:rPr>
          <w:w w:val="105"/>
        </w:rPr>
        <w:t>a</w:t>
      </w:r>
      <w:r>
        <w:rPr>
          <w:spacing w:val="-17"/>
          <w:w w:val="105"/>
        </w:rPr>
        <w:t xml:space="preserve"> </w:t>
      </w:r>
      <w:r>
        <w:rPr>
          <w:w w:val="105"/>
        </w:rPr>
        <w:t>PNG</w:t>
      </w:r>
      <w:r>
        <w:rPr>
          <w:spacing w:val="-17"/>
          <w:w w:val="105"/>
        </w:rPr>
        <w:t xml:space="preserve"> </w:t>
      </w:r>
      <w:r>
        <w:rPr>
          <w:w w:val="105"/>
        </w:rPr>
        <w:t>file</w:t>
      </w:r>
      <w:r>
        <w:rPr>
          <w:spacing w:val="-17"/>
          <w:w w:val="105"/>
        </w:rPr>
        <w:t xml:space="preserve"> </w:t>
      </w:r>
      <w:r>
        <w:rPr>
          <w:w w:val="105"/>
        </w:rPr>
        <w:t xml:space="preserve">is performed using the d3-save-svg and string-pixel-width packages (Table </w:t>
      </w:r>
      <w:hyperlink w:anchor="_bookmark6" w:history="1">
        <w:r>
          <w:rPr>
            <w:color w:val="2195F2"/>
            <w:spacing w:val="4"/>
            <w:w w:val="105"/>
            <w:u w:val="single" w:color="2195F2"/>
          </w:rPr>
          <w:t>1</w:t>
        </w:r>
      </w:hyperlink>
      <w:r>
        <w:rPr>
          <w:spacing w:val="4"/>
          <w:w w:val="105"/>
        </w:rPr>
        <w:t xml:space="preserve">). </w:t>
      </w:r>
      <w:r>
        <w:rPr>
          <w:w w:val="105"/>
        </w:rPr>
        <w:t xml:space="preserve">Documentation for </w:t>
      </w:r>
      <w:proofErr w:type="spellStart"/>
      <w:r>
        <w:rPr>
          <w:w w:val="105"/>
        </w:rPr>
        <w:t>Metaboverse</w:t>
      </w:r>
      <w:proofErr w:type="spellEnd"/>
      <w:r>
        <w:rPr>
          <w:w w:val="105"/>
        </w:rPr>
        <w:t xml:space="preserve"> is found at metaboverse.readthedocs.io. Continuous integration services are performed by Travis CI to routinely run test cases for each change made to the </w:t>
      </w:r>
      <w:proofErr w:type="spellStart"/>
      <w:r>
        <w:rPr>
          <w:w w:val="105"/>
        </w:rPr>
        <w:t>Metaboverse</w:t>
      </w:r>
      <w:proofErr w:type="spellEnd"/>
      <w:r>
        <w:rPr>
          <w:w w:val="105"/>
        </w:rPr>
        <w:t xml:space="preserve"> architecture. The </w:t>
      </w:r>
      <w:proofErr w:type="spellStart"/>
      <w:r>
        <w:rPr>
          <w:w w:val="105"/>
        </w:rPr>
        <w:t>Metaboverse</w:t>
      </w:r>
      <w:proofErr w:type="spellEnd"/>
      <w:r>
        <w:rPr>
          <w:w w:val="105"/>
        </w:rPr>
        <w:t xml:space="preserve"> source code can be accessed at https://github.com/Metaboverse/metaboverse. The code used to draft and revise this manuscript, as well as all associated scripts used to generate and visualize the data presented in this manuscript can be accessed at https://github.come/Metaboverse/ manuscript.</w:t>
      </w:r>
    </w:p>
    <w:p w14:paraId="17C069B6" w14:textId="77777777" w:rsidR="00617E67" w:rsidRDefault="00617E67">
      <w:pPr>
        <w:pStyle w:val="BodyText"/>
        <w:spacing w:before="3"/>
        <w:rPr>
          <w:sz w:val="27"/>
        </w:rPr>
      </w:pPr>
    </w:p>
    <w:p w14:paraId="4BA41F91" w14:textId="77777777" w:rsidR="00617E67" w:rsidRDefault="00E8776B">
      <w:pPr>
        <w:ind w:left="120"/>
        <w:rPr>
          <w:sz w:val="18"/>
        </w:rPr>
      </w:pPr>
      <w:bookmarkStart w:id="62" w:name="_bookmark6"/>
      <w:bookmarkEnd w:id="62"/>
      <w:r>
        <w:rPr>
          <w:b/>
          <w:w w:val="105"/>
          <w:sz w:val="18"/>
        </w:rPr>
        <w:t xml:space="preserve">Table 1: </w:t>
      </w:r>
      <w:r>
        <w:rPr>
          <w:w w:val="105"/>
          <w:sz w:val="18"/>
        </w:rPr>
        <w:t>Dependencies table.</w:t>
      </w:r>
    </w:p>
    <w:p w14:paraId="725BDD35" w14:textId="77777777" w:rsidR="00617E67" w:rsidRDefault="00617E67">
      <w:pPr>
        <w:pStyle w:val="BodyText"/>
        <w:spacing w:before="5"/>
        <w:rPr>
          <w:sz w:val="14"/>
        </w:rPr>
      </w:pPr>
    </w:p>
    <w:tbl>
      <w:tblPr>
        <w:tblW w:w="0" w:type="auto"/>
        <w:tblInd w:w="127" w:type="dxa"/>
        <w:tblLayout w:type="fixed"/>
        <w:tblCellMar>
          <w:left w:w="0" w:type="dxa"/>
          <w:right w:w="0" w:type="dxa"/>
        </w:tblCellMar>
        <w:tblLook w:val="01E0" w:firstRow="1" w:lastRow="1" w:firstColumn="1" w:lastColumn="1" w:noHBand="0" w:noVBand="0"/>
      </w:tblPr>
      <w:tblGrid>
        <w:gridCol w:w="2573"/>
        <w:gridCol w:w="7789"/>
      </w:tblGrid>
      <w:tr w:rsidR="00617E67" w14:paraId="1ED12055" w14:textId="77777777">
        <w:trPr>
          <w:trHeight w:val="402"/>
        </w:trPr>
        <w:tc>
          <w:tcPr>
            <w:tcW w:w="2573" w:type="dxa"/>
            <w:tcBorders>
              <w:top w:val="single" w:sz="6" w:space="0" w:color="BCBCBC"/>
              <w:bottom w:val="single" w:sz="6" w:space="0" w:color="BCBCBC"/>
            </w:tcBorders>
            <w:shd w:val="clear" w:color="auto" w:fill="F9F9F9"/>
          </w:tcPr>
          <w:p w14:paraId="49422ACC" w14:textId="77777777" w:rsidR="00617E67" w:rsidRDefault="00E8776B">
            <w:pPr>
              <w:pStyle w:val="TableParagraph"/>
              <w:rPr>
                <w:b/>
                <w:sz w:val="18"/>
              </w:rPr>
            </w:pPr>
            <w:r>
              <w:rPr>
                <w:b/>
                <w:w w:val="115"/>
                <w:sz w:val="18"/>
              </w:rPr>
              <w:t>Name</w:t>
            </w:r>
          </w:p>
        </w:tc>
        <w:tc>
          <w:tcPr>
            <w:tcW w:w="7789" w:type="dxa"/>
            <w:tcBorders>
              <w:top w:val="single" w:sz="6" w:space="0" w:color="BCBCBC"/>
              <w:bottom w:val="single" w:sz="6" w:space="0" w:color="BCBCBC"/>
            </w:tcBorders>
            <w:shd w:val="clear" w:color="auto" w:fill="F9F9F9"/>
          </w:tcPr>
          <w:p w14:paraId="0A70A75C" w14:textId="77777777" w:rsidR="00617E67" w:rsidRDefault="00E8776B">
            <w:pPr>
              <w:pStyle w:val="TableParagraph"/>
              <w:ind w:left="965"/>
              <w:rPr>
                <w:b/>
                <w:sz w:val="18"/>
              </w:rPr>
            </w:pPr>
            <w:r>
              <w:rPr>
                <w:b/>
                <w:w w:val="110"/>
                <w:sz w:val="18"/>
              </w:rPr>
              <w:t>Reference</w:t>
            </w:r>
          </w:p>
        </w:tc>
      </w:tr>
      <w:tr w:rsidR="00617E67" w14:paraId="34E50E9D" w14:textId="77777777">
        <w:trPr>
          <w:trHeight w:val="402"/>
        </w:trPr>
        <w:tc>
          <w:tcPr>
            <w:tcW w:w="2573" w:type="dxa"/>
            <w:tcBorders>
              <w:top w:val="single" w:sz="6" w:space="0" w:color="BCBCBC"/>
              <w:bottom w:val="single" w:sz="6" w:space="0" w:color="BCBCBC"/>
            </w:tcBorders>
            <w:shd w:val="clear" w:color="auto" w:fill="FFFFFF"/>
          </w:tcPr>
          <w:p w14:paraId="57D2214A" w14:textId="77777777" w:rsidR="00617E67" w:rsidRDefault="00E8776B">
            <w:pPr>
              <w:pStyle w:val="TableParagraph"/>
              <w:rPr>
                <w:sz w:val="18"/>
              </w:rPr>
            </w:pPr>
            <w:r>
              <w:rPr>
                <w:w w:val="105"/>
                <w:sz w:val="18"/>
              </w:rPr>
              <w:t>HTML</w:t>
            </w:r>
          </w:p>
        </w:tc>
        <w:tc>
          <w:tcPr>
            <w:tcW w:w="7789" w:type="dxa"/>
            <w:tcBorders>
              <w:top w:val="single" w:sz="6" w:space="0" w:color="BCBCBC"/>
              <w:bottom w:val="single" w:sz="6" w:space="0" w:color="BCBCBC"/>
            </w:tcBorders>
            <w:shd w:val="clear" w:color="auto" w:fill="FFFFFF"/>
          </w:tcPr>
          <w:p w14:paraId="3353E781" w14:textId="77777777" w:rsidR="00617E67" w:rsidRDefault="00E8776B">
            <w:pPr>
              <w:pStyle w:val="TableParagraph"/>
              <w:ind w:left="965"/>
              <w:rPr>
                <w:sz w:val="18"/>
              </w:rPr>
            </w:pPr>
            <w:r>
              <w:rPr>
                <w:w w:val="110"/>
                <w:sz w:val="18"/>
              </w:rPr>
              <w:t>N/A</w:t>
            </w:r>
          </w:p>
        </w:tc>
      </w:tr>
      <w:tr w:rsidR="00617E67" w14:paraId="11F8FE1C" w14:textId="77777777">
        <w:trPr>
          <w:trHeight w:val="402"/>
        </w:trPr>
        <w:tc>
          <w:tcPr>
            <w:tcW w:w="2573" w:type="dxa"/>
            <w:tcBorders>
              <w:top w:val="single" w:sz="6" w:space="0" w:color="BCBCBC"/>
              <w:bottom w:val="single" w:sz="6" w:space="0" w:color="BCBCBC"/>
            </w:tcBorders>
            <w:shd w:val="clear" w:color="auto" w:fill="F9F9F9"/>
          </w:tcPr>
          <w:p w14:paraId="526E7334" w14:textId="77777777" w:rsidR="00617E67" w:rsidRDefault="00E8776B">
            <w:pPr>
              <w:pStyle w:val="TableParagraph"/>
              <w:rPr>
                <w:sz w:val="18"/>
              </w:rPr>
            </w:pPr>
            <w:r>
              <w:rPr>
                <w:w w:val="95"/>
                <w:sz w:val="18"/>
              </w:rPr>
              <w:t>CSS</w:t>
            </w:r>
          </w:p>
        </w:tc>
        <w:tc>
          <w:tcPr>
            <w:tcW w:w="7789" w:type="dxa"/>
            <w:tcBorders>
              <w:top w:val="single" w:sz="6" w:space="0" w:color="BCBCBC"/>
              <w:bottom w:val="single" w:sz="6" w:space="0" w:color="BCBCBC"/>
            </w:tcBorders>
            <w:shd w:val="clear" w:color="auto" w:fill="F9F9F9"/>
          </w:tcPr>
          <w:p w14:paraId="72466762" w14:textId="77777777" w:rsidR="00617E67" w:rsidRDefault="00E8776B">
            <w:pPr>
              <w:pStyle w:val="TableParagraph"/>
              <w:ind w:left="965"/>
              <w:rPr>
                <w:sz w:val="18"/>
              </w:rPr>
            </w:pPr>
            <w:r>
              <w:rPr>
                <w:w w:val="110"/>
                <w:sz w:val="18"/>
              </w:rPr>
              <w:t>N/A</w:t>
            </w:r>
          </w:p>
        </w:tc>
      </w:tr>
      <w:tr w:rsidR="00617E67" w14:paraId="1D99B3F7" w14:textId="77777777">
        <w:trPr>
          <w:trHeight w:val="402"/>
        </w:trPr>
        <w:tc>
          <w:tcPr>
            <w:tcW w:w="2573" w:type="dxa"/>
            <w:tcBorders>
              <w:top w:val="single" w:sz="6" w:space="0" w:color="BCBCBC"/>
              <w:bottom w:val="single" w:sz="6" w:space="0" w:color="BCBCBC"/>
            </w:tcBorders>
            <w:shd w:val="clear" w:color="auto" w:fill="FFFFFF"/>
          </w:tcPr>
          <w:p w14:paraId="1839340B" w14:textId="77777777" w:rsidR="00617E67" w:rsidRDefault="00E8776B">
            <w:pPr>
              <w:pStyle w:val="TableParagraph"/>
              <w:rPr>
                <w:sz w:val="18"/>
              </w:rPr>
            </w:pPr>
            <w:proofErr w:type="spellStart"/>
            <w:r>
              <w:rPr>
                <w:w w:val="105"/>
                <w:sz w:val="18"/>
              </w:rPr>
              <w:t>Javascript</w:t>
            </w:r>
            <w:proofErr w:type="spellEnd"/>
          </w:p>
        </w:tc>
        <w:tc>
          <w:tcPr>
            <w:tcW w:w="7789" w:type="dxa"/>
            <w:tcBorders>
              <w:top w:val="single" w:sz="6" w:space="0" w:color="BCBCBC"/>
              <w:bottom w:val="single" w:sz="6" w:space="0" w:color="BCBCBC"/>
            </w:tcBorders>
            <w:shd w:val="clear" w:color="auto" w:fill="FFFFFF"/>
          </w:tcPr>
          <w:p w14:paraId="658E427D" w14:textId="77777777" w:rsidR="00617E67" w:rsidRDefault="00E8776B">
            <w:pPr>
              <w:pStyle w:val="TableParagraph"/>
              <w:ind w:left="965"/>
              <w:rPr>
                <w:sz w:val="18"/>
              </w:rPr>
            </w:pPr>
            <w:r>
              <w:rPr>
                <w:w w:val="110"/>
                <w:sz w:val="18"/>
              </w:rPr>
              <w:t>N/A</w:t>
            </w:r>
          </w:p>
        </w:tc>
      </w:tr>
      <w:tr w:rsidR="00617E67" w14:paraId="43E88B35" w14:textId="77777777">
        <w:trPr>
          <w:trHeight w:val="402"/>
        </w:trPr>
        <w:tc>
          <w:tcPr>
            <w:tcW w:w="2573" w:type="dxa"/>
            <w:tcBorders>
              <w:top w:val="single" w:sz="6" w:space="0" w:color="BCBCBC"/>
              <w:bottom w:val="single" w:sz="6" w:space="0" w:color="BCBCBC"/>
            </w:tcBorders>
            <w:shd w:val="clear" w:color="auto" w:fill="F9F9F9"/>
          </w:tcPr>
          <w:p w14:paraId="2C99DC8E" w14:textId="77777777" w:rsidR="00617E67" w:rsidRDefault="00E8776B">
            <w:pPr>
              <w:pStyle w:val="TableParagraph"/>
              <w:rPr>
                <w:sz w:val="18"/>
              </w:rPr>
            </w:pPr>
            <w:r>
              <w:rPr>
                <w:w w:val="110"/>
                <w:sz w:val="18"/>
              </w:rPr>
              <w:t>Electron</w:t>
            </w:r>
          </w:p>
        </w:tc>
        <w:tc>
          <w:tcPr>
            <w:tcW w:w="7789" w:type="dxa"/>
            <w:tcBorders>
              <w:top w:val="single" w:sz="6" w:space="0" w:color="BCBCBC"/>
              <w:bottom w:val="single" w:sz="6" w:space="0" w:color="BCBCBC"/>
            </w:tcBorders>
            <w:shd w:val="clear" w:color="auto" w:fill="F9F9F9"/>
          </w:tcPr>
          <w:p w14:paraId="25AEF48D" w14:textId="77777777" w:rsidR="00617E67" w:rsidRDefault="00E8776B">
            <w:pPr>
              <w:pStyle w:val="TableParagraph"/>
              <w:ind w:left="965"/>
              <w:rPr>
                <w:sz w:val="18"/>
              </w:rPr>
            </w:pPr>
            <w:r>
              <w:rPr>
                <w:w w:val="115"/>
                <w:sz w:val="18"/>
              </w:rPr>
              <w:t>[</w:t>
            </w:r>
            <w:hyperlink w:anchor="_bookmark49" w:history="1">
              <w:r>
                <w:rPr>
                  <w:color w:val="2195F2"/>
                  <w:w w:val="115"/>
                  <w:sz w:val="18"/>
                  <w:u w:val="single" w:color="2195F2"/>
                </w:rPr>
                <w:t>42</w:t>
              </w:r>
            </w:hyperlink>
            <w:r>
              <w:rPr>
                <w:w w:val="115"/>
                <w:sz w:val="18"/>
              </w:rPr>
              <w:t>]</w:t>
            </w:r>
          </w:p>
        </w:tc>
      </w:tr>
      <w:tr w:rsidR="00617E67" w14:paraId="562DD12E" w14:textId="77777777">
        <w:trPr>
          <w:trHeight w:val="402"/>
        </w:trPr>
        <w:tc>
          <w:tcPr>
            <w:tcW w:w="2573" w:type="dxa"/>
            <w:tcBorders>
              <w:top w:val="single" w:sz="6" w:space="0" w:color="BCBCBC"/>
              <w:bottom w:val="single" w:sz="6" w:space="0" w:color="BCBCBC"/>
            </w:tcBorders>
            <w:shd w:val="clear" w:color="auto" w:fill="FFFFFF"/>
          </w:tcPr>
          <w:p w14:paraId="4B313CC1" w14:textId="77777777" w:rsidR="00617E67" w:rsidRDefault="00E8776B">
            <w:pPr>
              <w:pStyle w:val="TableParagraph"/>
              <w:rPr>
                <w:sz w:val="18"/>
              </w:rPr>
            </w:pPr>
            <w:r>
              <w:rPr>
                <w:sz w:val="18"/>
              </w:rPr>
              <w:t>JQuery</w:t>
            </w:r>
          </w:p>
        </w:tc>
        <w:tc>
          <w:tcPr>
            <w:tcW w:w="7789" w:type="dxa"/>
            <w:tcBorders>
              <w:top w:val="single" w:sz="6" w:space="0" w:color="BCBCBC"/>
              <w:bottom w:val="single" w:sz="6" w:space="0" w:color="BCBCBC"/>
            </w:tcBorders>
            <w:shd w:val="clear" w:color="auto" w:fill="FFFFFF"/>
          </w:tcPr>
          <w:p w14:paraId="3AF4A369" w14:textId="77777777" w:rsidR="00617E67" w:rsidRDefault="00E8776B">
            <w:pPr>
              <w:pStyle w:val="TableParagraph"/>
              <w:ind w:left="965"/>
              <w:rPr>
                <w:sz w:val="18"/>
              </w:rPr>
            </w:pPr>
            <w:r>
              <w:rPr>
                <w:w w:val="115"/>
                <w:sz w:val="18"/>
              </w:rPr>
              <w:t>[</w:t>
            </w:r>
            <w:hyperlink w:anchor="_bookmark50" w:history="1">
              <w:r>
                <w:rPr>
                  <w:color w:val="2195F2"/>
                  <w:w w:val="115"/>
                  <w:sz w:val="18"/>
                  <w:u w:val="single" w:color="2195F2"/>
                </w:rPr>
                <w:t>43</w:t>
              </w:r>
            </w:hyperlink>
            <w:r>
              <w:rPr>
                <w:w w:val="115"/>
                <w:sz w:val="18"/>
              </w:rPr>
              <w:t>]</w:t>
            </w:r>
          </w:p>
        </w:tc>
      </w:tr>
      <w:tr w:rsidR="00617E67" w14:paraId="499CA7E0" w14:textId="77777777">
        <w:trPr>
          <w:trHeight w:val="402"/>
        </w:trPr>
        <w:tc>
          <w:tcPr>
            <w:tcW w:w="2573" w:type="dxa"/>
            <w:tcBorders>
              <w:top w:val="single" w:sz="6" w:space="0" w:color="BCBCBC"/>
              <w:bottom w:val="single" w:sz="6" w:space="0" w:color="BCBCBC"/>
            </w:tcBorders>
            <w:shd w:val="clear" w:color="auto" w:fill="F9F9F9"/>
          </w:tcPr>
          <w:p w14:paraId="36BEA9FA" w14:textId="77777777" w:rsidR="00617E67" w:rsidRDefault="00E8776B">
            <w:pPr>
              <w:pStyle w:val="TableParagraph"/>
              <w:rPr>
                <w:sz w:val="18"/>
              </w:rPr>
            </w:pPr>
            <w:r>
              <w:rPr>
                <w:w w:val="105"/>
                <w:sz w:val="18"/>
              </w:rPr>
              <w:t>D3</w:t>
            </w:r>
          </w:p>
        </w:tc>
        <w:tc>
          <w:tcPr>
            <w:tcW w:w="7789" w:type="dxa"/>
            <w:tcBorders>
              <w:top w:val="single" w:sz="6" w:space="0" w:color="BCBCBC"/>
              <w:bottom w:val="single" w:sz="6" w:space="0" w:color="BCBCBC"/>
            </w:tcBorders>
            <w:shd w:val="clear" w:color="auto" w:fill="F9F9F9"/>
          </w:tcPr>
          <w:p w14:paraId="4B8BB49C" w14:textId="77777777" w:rsidR="00617E67" w:rsidRDefault="00E8776B">
            <w:pPr>
              <w:pStyle w:val="TableParagraph"/>
              <w:ind w:left="965"/>
              <w:rPr>
                <w:sz w:val="18"/>
              </w:rPr>
            </w:pPr>
            <w:r>
              <w:rPr>
                <w:w w:val="115"/>
                <w:sz w:val="18"/>
              </w:rPr>
              <w:t>[</w:t>
            </w:r>
            <w:hyperlink w:anchor="_bookmark51" w:history="1">
              <w:r>
                <w:rPr>
                  <w:color w:val="2195F2"/>
                  <w:w w:val="115"/>
                  <w:sz w:val="18"/>
                  <w:u w:val="single" w:color="2195F2"/>
                </w:rPr>
                <w:t>44</w:t>
              </w:r>
            </w:hyperlink>
            <w:r>
              <w:rPr>
                <w:w w:val="115"/>
                <w:sz w:val="18"/>
              </w:rPr>
              <w:t>]</w:t>
            </w:r>
          </w:p>
        </w:tc>
      </w:tr>
      <w:tr w:rsidR="00617E67" w14:paraId="084ED582" w14:textId="77777777">
        <w:trPr>
          <w:trHeight w:val="402"/>
        </w:trPr>
        <w:tc>
          <w:tcPr>
            <w:tcW w:w="2573" w:type="dxa"/>
            <w:tcBorders>
              <w:top w:val="single" w:sz="6" w:space="0" w:color="BCBCBC"/>
              <w:bottom w:val="single" w:sz="6" w:space="0" w:color="BCBCBC"/>
            </w:tcBorders>
            <w:shd w:val="clear" w:color="auto" w:fill="FFFFFF"/>
          </w:tcPr>
          <w:p w14:paraId="19E12919" w14:textId="77777777" w:rsidR="00617E67" w:rsidRDefault="00E8776B">
            <w:pPr>
              <w:pStyle w:val="TableParagraph"/>
              <w:rPr>
                <w:sz w:val="18"/>
              </w:rPr>
            </w:pPr>
            <w:r>
              <w:rPr>
                <w:w w:val="110"/>
                <w:sz w:val="18"/>
              </w:rPr>
              <w:t>string-pixel-width</w:t>
            </w:r>
          </w:p>
        </w:tc>
        <w:tc>
          <w:tcPr>
            <w:tcW w:w="7789" w:type="dxa"/>
            <w:tcBorders>
              <w:top w:val="single" w:sz="6" w:space="0" w:color="BCBCBC"/>
              <w:bottom w:val="single" w:sz="6" w:space="0" w:color="BCBCBC"/>
            </w:tcBorders>
            <w:shd w:val="clear" w:color="auto" w:fill="FFFFFF"/>
          </w:tcPr>
          <w:p w14:paraId="6DF26D0F" w14:textId="77777777" w:rsidR="00617E67" w:rsidRDefault="00E8776B">
            <w:pPr>
              <w:pStyle w:val="TableParagraph"/>
              <w:ind w:left="965"/>
              <w:rPr>
                <w:sz w:val="18"/>
              </w:rPr>
            </w:pPr>
            <w:r>
              <w:rPr>
                <w:w w:val="115"/>
                <w:sz w:val="18"/>
              </w:rPr>
              <w:t>[</w:t>
            </w:r>
            <w:hyperlink w:anchor="_bookmark52" w:history="1">
              <w:r>
                <w:rPr>
                  <w:color w:val="2195F2"/>
                  <w:w w:val="115"/>
                  <w:sz w:val="18"/>
                  <w:u w:val="single" w:color="2195F2"/>
                </w:rPr>
                <w:t>45</w:t>
              </w:r>
            </w:hyperlink>
            <w:r>
              <w:rPr>
                <w:w w:val="115"/>
                <w:sz w:val="18"/>
              </w:rPr>
              <w:t>]</w:t>
            </w:r>
          </w:p>
        </w:tc>
      </w:tr>
      <w:tr w:rsidR="00617E67" w14:paraId="6260303C" w14:textId="77777777">
        <w:trPr>
          <w:trHeight w:val="402"/>
        </w:trPr>
        <w:tc>
          <w:tcPr>
            <w:tcW w:w="2573" w:type="dxa"/>
            <w:tcBorders>
              <w:top w:val="single" w:sz="6" w:space="0" w:color="BCBCBC"/>
              <w:bottom w:val="single" w:sz="6" w:space="0" w:color="BCBCBC"/>
            </w:tcBorders>
            <w:shd w:val="clear" w:color="auto" w:fill="F9F9F9"/>
          </w:tcPr>
          <w:p w14:paraId="536195D8" w14:textId="77777777" w:rsidR="00617E67" w:rsidRDefault="00E8776B">
            <w:pPr>
              <w:pStyle w:val="TableParagraph"/>
              <w:rPr>
                <w:sz w:val="18"/>
              </w:rPr>
            </w:pPr>
            <w:r>
              <w:rPr>
                <w:w w:val="105"/>
                <w:sz w:val="18"/>
              </w:rPr>
              <w:t>d3-save-svg</w:t>
            </w:r>
          </w:p>
        </w:tc>
        <w:tc>
          <w:tcPr>
            <w:tcW w:w="7789" w:type="dxa"/>
            <w:tcBorders>
              <w:top w:val="single" w:sz="6" w:space="0" w:color="BCBCBC"/>
              <w:bottom w:val="single" w:sz="6" w:space="0" w:color="BCBCBC"/>
            </w:tcBorders>
            <w:shd w:val="clear" w:color="auto" w:fill="F9F9F9"/>
          </w:tcPr>
          <w:p w14:paraId="61BE7375" w14:textId="77777777" w:rsidR="00617E67" w:rsidRDefault="00E8776B">
            <w:pPr>
              <w:pStyle w:val="TableParagraph"/>
              <w:ind w:left="965"/>
              <w:rPr>
                <w:sz w:val="18"/>
              </w:rPr>
            </w:pPr>
            <w:r>
              <w:rPr>
                <w:w w:val="115"/>
                <w:sz w:val="18"/>
              </w:rPr>
              <w:t>[</w:t>
            </w:r>
            <w:hyperlink w:anchor="_bookmark53" w:history="1">
              <w:r>
                <w:rPr>
                  <w:color w:val="2195F2"/>
                  <w:w w:val="115"/>
                  <w:sz w:val="18"/>
                  <w:u w:val="single" w:color="2195F2"/>
                </w:rPr>
                <w:t>46</w:t>
              </w:r>
            </w:hyperlink>
            <w:r>
              <w:rPr>
                <w:w w:val="115"/>
                <w:sz w:val="18"/>
              </w:rPr>
              <w:t>]</w:t>
            </w:r>
          </w:p>
        </w:tc>
      </w:tr>
      <w:tr w:rsidR="00617E67" w14:paraId="454F9CF9" w14:textId="77777777">
        <w:trPr>
          <w:trHeight w:val="402"/>
        </w:trPr>
        <w:tc>
          <w:tcPr>
            <w:tcW w:w="2573" w:type="dxa"/>
            <w:tcBorders>
              <w:top w:val="single" w:sz="6" w:space="0" w:color="BCBCBC"/>
              <w:bottom w:val="single" w:sz="6" w:space="0" w:color="BCBCBC"/>
            </w:tcBorders>
            <w:shd w:val="clear" w:color="auto" w:fill="FFFFFF"/>
          </w:tcPr>
          <w:p w14:paraId="1F275ABF" w14:textId="77777777" w:rsidR="00617E67" w:rsidRDefault="00E8776B">
            <w:pPr>
              <w:pStyle w:val="TableParagraph"/>
              <w:rPr>
                <w:sz w:val="18"/>
              </w:rPr>
            </w:pPr>
            <w:r>
              <w:rPr>
                <w:w w:val="110"/>
                <w:sz w:val="18"/>
              </w:rPr>
              <w:t>Python</w:t>
            </w:r>
          </w:p>
        </w:tc>
        <w:tc>
          <w:tcPr>
            <w:tcW w:w="7789" w:type="dxa"/>
            <w:tcBorders>
              <w:top w:val="single" w:sz="6" w:space="0" w:color="BCBCBC"/>
              <w:bottom w:val="single" w:sz="6" w:space="0" w:color="BCBCBC"/>
            </w:tcBorders>
            <w:shd w:val="clear" w:color="auto" w:fill="FFFFFF"/>
          </w:tcPr>
          <w:p w14:paraId="43D108E9" w14:textId="77777777" w:rsidR="00617E67" w:rsidRDefault="00E8776B">
            <w:pPr>
              <w:pStyle w:val="TableParagraph"/>
              <w:ind w:left="965"/>
              <w:rPr>
                <w:sz w:val="18"/>
              </w:rPr>
            </w:pPr>
            <w:r>
              <w:rPr>
                <w:w w:val="115"/>
                <w:sz w:val="18"/>
              </w:rPr>
              <w:t>[</w:t>
            </w:r>
            <w:hyperlink w:anchor="_bookmark54" w:history="1">
              <w:r>
                <w:rPr>
                  <w:color w:val="2195F2"/>
                  <w:w w:val="115"/>
                  <w:sz w:val="18"/>
                  <w:u w:val="single" w:color="2195F2"/>
                </w:rPr>
                <w:t>47</w:t>
              </w:r>
            </w:hyperlink>
            <w:r>
              <w:rPr>
                <w:w w:val="115"/>
                <w:sz w:val="18"/>
              </w:rPr>
              <w:t>]</w:t>
            </w:r>
          </w:p>
        </w:tc>
      </w:tr>
      <w:tr w:rsidR="00617E67" w14:paraId="3EFBA00D" w14:textId="77777777">
        <w:trPr>
          <w:trHeight w:val="402"/>
        </w:trPr>
        <w:tc>
          <w:tcPr>
            <w:tcW w:w="2573" w:type="dxa"/>
            <w:tcBorders>
              <w:top w:val="single" w:sz="6" w:space="0" w:color="BCBCBC"/>
              <w:bottom w:val="single" w:sz="6" w:space="0" w:color="BCBCBC"/>
            </w:tcBorders>
            <w:shd w:val="clear" w:color="auto" w:fill="F9F9F9"/>
          </w:tcPr>
          <w:p w14:paraId="1A45DD7E" w14:textId="77777777" w:rsidR="00617E67" w:rsidRDefault="00E8776B">
            <w:pPr>
              <w:pStyle w:val="TableParagraph"/>
              <w:rPr>
                <w:sz w:val="18"/>
              </w:rPr>
            </w:pPr>
            <w:r>
              <w:rPr>
                <w:w w:val="110"/>
                <w:sz w:val="18"/>
              </w:rPr>
              <w:t>pandas</w:t>
            </w:r>
          </w:p>
        </w:tc>
        <w:tc>
          <w:tcPr>
            <w:tcW w:w="7789" w:type="dxa"/>
            <w:tcBorders>
              <w:top w:val="single" w:sz="6" w:space="0" w:color="BCBCBC"/>
              <w:bottom w:val="single" w:sz="6" w:space="0" w:color="BCBCBC"/>
            </w:tcBorders>
            <w:shd w:val="clear" w:color="auto" w:fill="F9F9F9"/>
          </w:tcPr>
          <w:p w14:paraId="054EE6DF" w14:textId="77777777" w:rsidR="00617E67" w:rsidRDefault="00E8776B">
            <w:pPr>
              <w:pStyle w:val="TableParagraph"/>
              <w:ind w:left="965"/>
              <w:rPr>
                <w:sz w:val="18"/>
              </w:rPr>
            </w:pPr>
            <w:r>
              <w:rPr>
                <w:w w:val="110"/>
                <w:sz w:val="18"/>
              </w:rPr>
              <w:t>[</w:t>
            </w:r>
            <w:hyperlink w:anchor="_bookmark55" w:history="1">
              <w:r>
                <w:rPr>
                  <w:color w:val="2195F2"/>
                  <w:w w:val="110"/>
                  <w:sz w:val="18"/>
                  <w:u w:val="single" w:color="2195F2"/>
                </w:rPr>
                <w:t>48</w:t>
              </w:r>
            </w:hyperlink>
            <w:r>
              <w:rPr>
                <w:w w:val="110"/>
                <w:sz w:val="18"/>
              </w:rPr>
              <w:t>,</w:t>
            </w:r>
            <w:hyperlink w:anchor="_bookmark56" w:history="1">
              <w:r>
                <w:rPr>
                  <w:color w:val="2195F2"/>
                  <w:w w:val="110"/>
                  <w:sz w:val="18"/>
                  <w:u w:val="single" w:color="2195F2"/>
                </w:rPr>
                <w:t>49</w:t>
              </w:r>
            </w:hyperlink>
            <w:r>
              <w:rPr>
                <w:w w:val="110"/>
                <w:sz w:val="18"/>
              </w:rPr>
              <w:t>]</w:t>
            </w:r>
          </w:p>
        </w:tc>
      </w:tr>
      <w:tr w:rsidR="00617E67" w14:paraId="13644063" w14:textId="77777777">
        <w:trPr>
          <w:trHeight w:val="402"/>
        </w:trPr>
        <w:tc>
          <w:tcPr>
            <w:tcW w:w="2573" w:type="dxa"/>
            <w:tcBorders>
              <w:top w:val="single" w:sz="6" w:space="0" w:color="BCBCBC"/>
              <w:bottom w:val="single" w:sz="6" w:space="0" w:color="BCBCBC"/>
            </w:tcBorders>
            <w:shd w:val="clear" w:color="auto" w:fill="FFFFFF"/>
          </w:tcPr>
          <w:p w14:paraId="5637DE8D" w14:textId="77777777" w:rsidR="00617E67" w:rsidRDefault="00E8776B">
            <w:pPr>
              <w:pStyle w:val="TableParagraph"/>
              <w:rPr>
                <w:sz w:val="18"/>
              </w:rPr>
            </w:pPr>
            <w:proofErr w:type="spellStart"/>
            <w:r>
              <w:rPr>
                <w:w w:val="115"/>
                <w:sz w:val="18"/>
              </w:rPr>
              <w:t>numpy</w:t>
            </w:r>
            <w:proofErr w:type="spellEnd"/>
          </w:p>
        </w:tc>
        <w:tc>
          <w:tcPr>
            <w:tcW w:w="7789" w:type="dxa"/>
            <w:tcBorders>
              <w:top w:val="single" w:sz="6" w:space="0" w:color="BCBCBC"/>
              <w:bottom w:val="single" w:sz="6" w:space="0" w:color="BCBCBC"/>
            </w:tcBorders>
            <w:shd w:val="clear" w:color="auto" w:fill="FFFFFF"/>
          </w:tcPr>
          <w:p w14:paraId="38619A2B" w14:textId="77777777" w:rsidR="00617E67" w:rsidRDefault="00E8776B">
            <w:pPr>
              <w:pStyle w:val="TableParagraph"/>
              <w:ind w:left="965"/>
              <w:rPr>
                <w:sz w:val="18"/>
              </w:rPr>
            </w:pPr>
            <w:r>
              <w:rPr>
                <w:w w:val="115"/>
                <w:sz w:val="18"/>
              </w:rPr>
              <w:t>[</w:t>
            </w:r>
            <w:hyperlink w:anchor="_bookmark57" w:history="1">
              <w:r>
                <w:rPr>
                  <w:color w:val="2195F2"/>
                  <w:w w:val="115"/>
                  <w:sz w:val="18"/>
                  <w:u w:val="single" w:color="2195F2"/>
                </w:rPr>
                <w:t>50</w:t>
              </w:r>
            </w:hyperlink>
            <w:r>
              <w:rPr>
                <w:w w:val="115"/>
                <w:sz w:val="18"/>
              </w:rPr>
              <w:t>]</w:t>
            </w:r>
          </w:p>
        </w:tc>
      </w:tr>
      <w:tr w:rsidR="00617E67" w14:paraId="3808D6D0" w14:textId="77777777">
        <w:trPr>
          <w:trHeight w:val="402"/>
        </w:trPr>
        <w:tc>
          <w:tcPr>
            <w:tcW w:w="2573" w:type="dxa"/>
            <w:tcBorders>
              <w:top w:val="single" w:sz="6" w:space="0" w:color="BCBCBC"/>
              <w:bottom w:val="single" w:sz="6" w:space="0" w:color="BCBCBC"/>
            </w:tcBorders>
            <w:shd w:val="clear" w:color="auto" w:fill="F9F9F9"/>
          </w:tcPr>
          <w:p w14:paraId="0806C480" w14:textId="77777777" w:rsidR="00617E67" w:rsidRDefault="00E8776B">
            <w:pPr>
              <w:pStyle w:val="TableParagraph"/>
              <w:rPr>
                <w:sz w:val="18"/>
              </w:rPr>
            </w:pPr>
            <w:proofErr w:type="spellStart"/>
            <w:r>
              <w:rPr>
                <w:w w:val="105"/>
                <w:sz w:val="18"/>
              </w:rPr>
              <w:t>scipy</w:t>
            </w:r>
            <w:proofErr w:type="spellEnd"/>
          </w:p>
        </w:tc>
        <w:tc>
          <w:tcPr>
            <w:tcW w:w="7789" w:type="dxa"/>
            <w:tcBorders>
              <w:top w:val="single" w:sz="6" w:space="0" w:color="BCBCBC"/>
              <w:bottom w:val="single" w:sz="6" w:space="0" w:color="BCBCBC"/>
            </w:tcBorders>
            <w:shd w:val="clear" w:color="auto" w:fill="F9F9F9"/>
          </w:tcPr>
          <w:p w14:paraId="06AD0E43" w14:textId="77777777" w:rsidR="00617E67" w:rsidRDefault="00E8776B">
            <w:pPr>
              <w:pStyle w:val="TableParagraph"/>
              <w:ind w:left="965"/>
              <w:rPr>
                <w:sz w:val="18"/>
              </w:rPr>
            </w:pPr>
            <w:r>
              <w:rPr>
                <w:w w:val="115"/>
                <w:sz w:val="18"/>
              </w:rPr>
              <w:t>[</w:t>
            </w:r>
            <w:hyperlink w:anchor="_bookmark58" w:history="1">
              <w:r>
                <w:rPr>
                  <w:color w:val="2195F2"/>
                  <w:w w:val="115"/>
                  <w:sz w:val="18"/>
                  <w:u w:val="single" w:color="2195F2"/>
                </w:rPr>
                <w:t>51</w:t>
              </w:r>
            </w:hyperlink>
            <w:r>
              <w:rPr>
                <w:w w:val="115"/>
                <w:sz w:val="18"/>
              </w:rPr>
              <w:t>]</w:t>
            </w:r>
          </w:p>
        </w:tc>
      </w:tr>
      <w:tr w:rsidR="00617E67" w14:paraId="39042ECB" w14:textId="77777777">
        <w:trPr>
          <w:trHeight w:val="402"/>
        </w:trPr>
        <w:tc>
          <w:tcPr>
            <w:tcW w:w="2573" w:type="dxa"/>
            <w:tcBorders>
              <w:top w:val="single" w:sz="6" w:space="0" w:color="BCBCBC"/>
              <w:bottom w:val="single" w:sz="6" w:space="0" w:color="BCBCBC"/>
            </w:tcBorders>
            <w:shd w:val="clear" w:color="auto" w:fill="FFFFFF"/>
          </w:tcPr>
          <w:p w14:paraId="4625C56D" w14:textId="77777777" w:rsidR="00617E67" w:rsidRDefault="00E8776B">
            <w:pPr>
              <w:pStyle w:val="TableParagraph"/>
              <w:rPr>
                <w:sz w:val="18"/>
              </w:rPr>
            </w:pPr>
            <w:proofErr w:type="spellStart"/>
            <w:r>
              <w:rPr>
                <w:w w:val="115"/>
                <w:sz w:val="18"/>
              </w:rPr>
              <w:t>matplotlib</w:t>
            </w:r>
            <w:proofErr w:type="spellEnd"/>
          </w:p>
        </w:tc>
        <w:tc>
          <w:tcPr>
            <w:tcW w:w="7789" w:type="dxa"/>
            <w:tcBorders>
              <w:top w:val="single" w:sz="6" w:space="0" w:color="BCBCBC"/>
              <w:bottom w:val="single" w:sz="6" w:space="0" w:color="BCBCBC"/>
            </w:tcBorders>
            <w:shd w:val="clear" w:color="auto" w:fill="FFFFFF"/>
          </w:tcPr>
          <w:p w14:paraId="3213B499" w14:textId="77777777" w:rsidR="00617E67" w:rsidRDefault="00E8776B">
            <w:pPr>
              <w:pStyle w:val="TableParagraph"/>
              <w:ind w:left="965"/>
              <w:rPr>
                <w:sz w:val="18"/>
              </w:rPr>
            </w:pPr>
            <w:r>
              <w:rPr>
                <w:w w:val="115"/>
                <w:sz w:val="18"/>
              </w:rPr>
              <w:t>[</w:t>
            </w:r>
            <w:hyperlink w:anchor="_bookmark59" w:history="1">
              <w:r>
                <w:rPr>
                  <w:color w:val="2195F2"/>
                  <w:w w:val="115"/>
                  <w:sz w:val="18"/>
                  <w:u w:val="single" w:color="2195F2"/>
                </w:rPr>
                <w:t>52</w:t>
              </w:r>
            </w:hyperlink>
            <w:r>
              <w:rPr>
                <w:w w:val="115"/>
                <w:sz w:val="18"/>
              </w:rPr>
              <w:t>]</w:t>
            </w:r>
          </w:p>
        </w:tc>
      </w:tr>
      <w:tr w:rsidR="00617E67" w14:paraId="239C8DFC" w14:textId="77777777">
        <w:trPr>
          <w:trHeight w:val="402"/>
        </w:trPr>
        <w:tc>
          <w:tcPr>
            <w:tcW w:w="2573" w:type="dxa"/>
            <w:tcBorders>
              <w:top w:val="single" w:sz="6" w:space="0" w:color="BCBCBC"/>
              <w:bottom w:val="single" w:sz="6" w:space="0" w:color="BCBCBC"/>
            </w:tcBorders>
            <w:shd w:val="clear" w:color="auto" w:fill="F9F9F9"/>
          </w:tcPr>
          <w:p w14:paraId="7083FA15" w14:textId="77777777" w:rsidR="00617E67" w:rsidRDefault="00E8776B">
            <w:pPr>
              <w:pStyle w:val="TableParagraph"/>
              <w:rPr>
                <w:sz w:val="18"/>
              </w:rPr>
            </w:pPr>
            <w:proofErr w:type="spellStart"/>
            <w:r>
              <w:rPr>
                <w:w w:val="110"/>
                <w:sz w:val="18"/>
              </w:rPr>
              <w:t>NetworkX</w:t>
            </w:r>
            <w:proofErr w:type="spellEnd"/>
          </w:p>
        </w:tc>
        <w:tc>
          <w:tcPr>
            <w:tcW w:w="7789" w:type="dxa"/>
            <w:tcBorders>
              <w:top w:val="single" w:sz="6" w:space="0" w:color="BCBCBC"/>
              <w:bottom w:val="single" w:sz="6" w:space="0" w:color="BCBCBC"/>
            </w:tcBorders>
            <w:shd w:val="clear" w:color="auto" w:fill="F9F9F9"/>
          </w:tcPr>
          <w:p w14:paraId="121DFDC1" w14:textId="77777777" w:rsidR="00617E67" w:rsidRDefault="00E8776B">
            <w:pPr>
              <w:pStyle w:val="TableParagraph"/>
              <w:ind w:left="965"/>
              <w:rPr>
                <w:sz w:val="18"/>
              </w:rPr>
            </w:pPr>
            <w:r>
              <w:rPr>
                <w:w w:val="115"/>
                <w:sz w:val="18"/>
              </w:rPr>
              <w:t>[</w:t>
            </w:r>
            <w:hyperlink w:anchor="_bookmark48" w:history="1">
              <w:r>
                <w:rPr>
                  <w:color w:val="2195F2"/>
                  <w:w w:val="115"/>
                  <w:sz w:val="18"/>
                  <w:u w:val="single" w:color="2195F2"/>
                </w:rPr>
                <w:t>41</w:t>
              </w:r>
            </w:hyperlink>
            <w:r>
              <w:rPr>
                <w:w w:val="115"/>
                <w:sz w:val="18"/>
              </w:rPr>
              <w:t>]</w:t>
            </w:r>
          </w:p>
        </w:tc>
      </w:tr>
    </w:tbl>
    <w:p w14:paraId="47FFD137" w14:textId="77777777" w:rsidR="00617E67" w:rsidRDefault="00617E67">
      <w:pPr>
        <w:pStyle w:val="BodyText"/>
        <w:spacing w:before="10"/>
        <w:rPr>
          <w:sz w:val="28"/>
        </w:rPr>
      </w:pPr>
    </w:p>
    <w:p w14:paraId="3C0A0E90" w14:textId="77777777" w:rsidR="00617E67" w:rsidRDefault="00E8776B">
      <w:pPr>
        <w:pStyle w:val="Heading2"/>
        <w:numPr>
          <w:ilvl w:val="0"/>
          <w:numId w:val="4"/>
        </w:numPr>
        <w:tabs>
          <w:tab w:val="left" w:pos="390"/>
        </w:tabs>
        <w:ind w:left="389" w:hanging="270"/>
      </w:pPr>
      <w:bookmarkStart w:id="63" w:name="9._Validation_using_biological_data"/>
      <w:bookmarkEnd w:id="63"/>
      <w:r>
        <w:rPr>
          <w:w w:val="105"/>
        </w:rPr>
        <w:t>Validation using biological</w:t>
      </w:r>
      <w:r>
        <w:rPr>
          <w:spacing w:val="-26"/>
          <w:w w:val="105"/>
        </w:rPr>
        <w:t xml:space="preserve"> </w:t>
      </w:r>
      <w:r>
        <w:rPr>
          <w:w w:val="105"/>
        </w:rPr>
        <w:t>data</w:t>
      </w:r>
    </w:p>
    <w:p w14:paraId="68DD6D25" w14:textId="77777777" w:rsidR="00617E67" w:rsidRDefault="00E8776B">
      <w:pPr>
        <w:pStyle w:val="ListParagraph"/>
        <w:numPr>
          <w:ilvl w:val="1"/>
          <w:numId w:val="4"/>
        </w:numPr>
        <w:tabs>
          <w:tab w:val="left" w:pos="492"/>
        </w:tabs>
        <w:spacing w:before="271"/>
        <w:ind w:left="491" w:hanging="372"/>
        <w:rPr>
          <w:rFonts w:ascii="Arial-BoldItalicMT"/>
          <w:b/>
          <w:i/>
        </w:rPr>
      </w:pPr>
      <w:bookmarkStart w:id="64" w:name="9.1_MCT1_perturbation_in_Saccharomyces_c"/>
      <w:bookmarkEnd w:id="64"/>
      <w:r>
        <w:rPr>
          <w:rFonts w:ascii="Arial-BoldItalicMT"/>
          <w:b/>
          <w:i/>
          <w:w w:val="105"/>
        </w:rPr>
        <w:t xml:space="preserve">MCT1 </w:t>
      </w:r>
      <w:r>
        <w:rPr>
          <w:b/>
          <w:w w:val="105"/>
        </w:rPr>
        <w:t xml:space="preserve">perturbation in </w:t>
      </w:r>
      <w:r>
        <w:rPr>
          <w:rFonts w:ascii="Arial-BoldItalicMT"/>
          <w:b/>
          <w:i/>
          <w:w w:val="105"/>
        </w:rPr>
        <w:t>Saccharomyces</w:t>
      </w:r>
      <w:r>
        <w:rPr>
          <w:rFonts w:ascii="Arial-BoldItalicMT"/>
          <w:b/>
          <w:i/>
          <w:spacing w:val="-30"/>
          <w:w w:val="105"/>
        </w:rPr>
        <w:t xml:space="preserve"> </w:t>
      </w:r>
      <w:r>
        <w:rPr>
          <w:rFonts w:ascii="Arial-BoldItalicMT"/>
          <w:b/>
          <w:i/>
          <w:w w:val="105"/>
        </w:rPr>
        <w:t>cerevisiae</w:t>
      </w:r>
    </w:p>
    <w:p w14:paraId="11B1258C" w14:textId="77777777" w:rsidR="00617E67" w:rsidRDefault="00617E67">
      <w:pPr>
        <w:pStyle w:val="BodyText"/>
        <w:spacing w:before="5"/>
        <w:rPr>
          <w:rFonts w:ascii="Arial-BoldItalicMT"/>
          <w:b/>
          <w:i/>
          <w:sz w:val="23"/>
        </w:rPr>
      </w:pPr>
    </w:p>
    <w:p w14:paraId="53FA1E0F" w14:textId="77777777" w:rsidR="00617E67" w:rsidRDefault="00E8776B">
      <w:pPr>
        <w:ind w:left="120"/>
        <w:rPr>
          <w:b/>
          <w:sz w:val="18"/>
        </w:rPr>
      </w:pPr>
      <w:bookmarkStart w:id="65" w:name="Yeast_Strains"/>
      <w:bookmarkEnd w:id="65"/>
      <w:r>
        <w:rPr>
          <w:b/>
          <w:w w:val="105"/>
          <w:sz w:val="18"/>
        </w:rPr>
        <w:t>Yeast Strains</w:t>
      </w:r>
    </w:p>
    <w:p w14:paraId="3D601A1D" w14:textId="77777777" w:rsidR="00617E67" w:rsidRDefault="00617E67">
      <w:pPr>
        <w:pStyle w:val="BodyText"/>
        <w:spacing w:before="6"/>
        <w:rPr>
          <w:b/>
          <w:sz w:val="29"/>
        </w:rPr>
      </w:pPr>
    </w:p>
    <w:p w14:paraId="2AD69D42" w14:textId="77777777" w:rsidR="00617E67" w:rsidRDefault="00E8776B">
      <w:pPr>
        <w:pStyle w:val="BodyText"/>
        <w:spacing w:line="278" w:lineRule="auto"/>
        <w:ind w:left="120"/>
      </w:pPr>
      <w:r>
        <w:rPr>
          <w:i/>
          <w:w w:val="105"/>
        </w:rPr>
        <w:t>Saccharomyces</w:t>
      </w:r>
      <w:r>
        <w:rPr>
          <w:i/>
          <w:spacing w:val="-46"/>
          <w:w w:val="105"/>
        </w:rPr>
        <w:t xml:space="preserve"> </w:t>
      </w:r>
      <w:r>
        <w:rPr>
          <w:i/>
          <w:w w:val="105"/>
        </w:rPr>
        <w:t>cerevisiae</w:t>
      </w:r>
      <w:r>
        <w:rPr>
          <w:i/>
          <w:spacing w:val="-43"/>
          <w:w w:val="105"/>
        </w:rPr>
        <w:t xml:space="preserve"> </w:t>
      </w:r>
      <w:r>
        <w:rPr>
          <w:w w:val="105"/>
        </w:rPr>
        <w:t>BY4743</w:t>
      </w:r>
      <w:r>
        <w:rPr>
          <w:spacing w:val="-46"/>
          <w:w w:val="105"/>
        </w:rPr>
        <w:t xml:space="preserve"> </w:t>
      </w:r>
      <w:r>
        <w:rPr>
          <w:w w:val="105"/>
        </w:rPr>
        <w:t>(</w:t>
      </w:r>
      <w:proofErr w:type="spellStart"/>
      <w:r>
        <w:rPr>
          <w:w w:val="105"/>
        </w:rPr>
        <w:t>MATa</w:t>
      </w:r>
      <w:proofErr w:type="spellEnd"/>
      <w:r>
        <w:rPr>
          <w:w w:val="105"/>
        </w:rPr>
        <w:t>/</w:t>
      </w:r>
      <w:r>
        <w:rPr>
          <w:rFonts w:ascii="Helvetica" w:hAnsi="Helvetica"/>
          <w:w w:val="105"/>
        </w:rPr>
        <w:t>Α</w:t>
      </w:r>
      <w:r>
        <w:rPr>
          <w:w w:val="105"/>
        </w:rPr>
        <w:t>,</w:t>
      </w:r>
      <w:r>
        <w:rPr>
          <w:spacing w:val="-45"/>
          <w:w w:val="105"/>
        </w:rPr>
        <w:t xml:space="preserve"> </w:t>
      </w:r>
      <w:r>
        <w:rPr>
          <w:w w:val="105"/>
        </w:rPr>
        <w:t>his3/his3,</w:t>
      </w:r>
      <w:r>
        <w:rPr>
          <w:spacing w:val="-45"/>
          <w:w w:val="105"/>
        </w:rPr>
        <w:t xml:space="preserve"> </w:t>
      </w:r>
      <w:r>
        <w:rPr>
          <w:w w:val="105"/>
        </w:rPr>
        <w:t>leu2/leu2,</w:t>
      </w:r>
      <w:r>
        <w:rPr>
          <w:spacing w:val="-45"/>
          <w:w w:val="105"/>
        </w:rPr>
        <w:t xml:space="preserve"> </w:t>
      </w:r>
      <w:r>
        <w:rPr>
          <w:w w:val="105"/>
        </w:rPr>
        <w:t>ura3/ura3,</w:t>
      </w:r>
      <w:r>
        <w:rPr>
          <w:spacing w:val="-46"/>
          <w:w w:val="105"/>
        </w:rPr>
        <w:t xml:space="preserve"> </w:t>
      </w:r>
      <w:r>
        <w:rPr>
          <w:w w:val="105"/>
        </w:rPr>
        <w:t>met15/MET15,</w:t>
      </w:r>
      <w:r>
        <w:rPr>
          <w:spacing w:val="-45"/>
          <w:w w:val="105"/>
        </w:rPr>
        <w:t xml:space="preserve"> </w:t>
      </w:r>
      <w:r>
        <w:rPr>
          <w:w w:val="105"/>
        </w:rPr>
        <w:t>lys2/LYS2) was</w:t>
      </w:r>
      <w:r>
        <w:rPr>
          <w:spacing w:val="-8"/>
          <w:w w:val="105"/>
        </w:rPr>
        <w:t xml:space="preserve"> </w:t>
      </w:r>
      <w:r>
        <w:rPr>
          <w:w w:val="105"/>
        </w:rPr>
        <w:t>used</w:t>
      </w:r>
      <w:r>
        <w:rPr>
          <w:spacing w:val="-8"/>
          <w:w w:val="105"/>
        </w:rPr>
        <w:t xml:space="preserve"> </w:t>
      </w:r>
      <w:r>
        <w:rPr>
          <w:w w:val="105"/>
        </w:rPr>
        <w:t>to</w:t>
      </w:r>
      <w:r>
        <w:rPr>
          <w:spacing w:val="-8"/>
          <w:w w:val="105"/>
        </w:rPr>
        <w:t xml:space="preserve"> </w:t>
      </w:r>
      <w:r>
        <w:rPr>
          <w:w w:val="105"/>
        </w:rPr>
        <w:t>generate</w:t>
      </w:r>
      <w:r>
        <w:rPr>
          <w:spacing w:val="-8"/>
          <w:w w:val="105"/>
        </w:rPr>
        <w:t xml:space="preserve"> </w:t>
      </w:r>
      <w:r>
        <w:rPr>
          <w:w w:val="105"/>
        </w:rPr>
        <w:t>the</w:t>
      </w:r>
      <w:r>
        <w:rPr>
          <w:spacing w:val="-1"/>
          <w:w w:val="105"/>
        </w:rPr>
        <w:t xml:space="preserve"> </w:t>
      </w:r>
      <w:r>
        <w:rPr>
          <w:i/>
          <w:w w:val="105"/>
        </w:rPr>
        <w:t>mct1</w:t>
      </w:r>
      <w:r>
        <w:rPr>
          <w:rFonts w:ascii="Helvetica" w:hAnsi="Helvetica"/>
          <w:w w:val="105"/>
        </w:rPr>
        <w:t>Δ</w:t>
      </w:r>
      <w:r>
        <w:rPr>
          <w:rFonts w:ascii="Helvetica" w:hAnsi="Helvetica"/>
          <w:spacing w:val="-3"/>
          <w:w w:val="105"/>
        </w:rPr>
        <w:t xml:space="preserve"> </w:t>
      </w:r>
      <w:r>
        <w:rPr>
          <w:w w:val="105"/>
        </w:rPr>
        <w:t>strain</w:t>
      </w:r>
      <w:r>
        <w:rPr>
          <w:spacing w:val="-8"/>
          <w:w w:val="105"/>
        </w:rPr>
        <w:t xml:space="preserve"> </w:t>
      </w:r>
      <w:r>
        <w:rPr>
          <w:w w:val="105"/>
        </w:rPr>
        <w:t>as</w:t>
      </w:r>
      <w:r>
        <w:rPr>
          <w:spacing w:val="-8"/>
          <w:w w:val="105"/>
        </w:rPr>
        <w:t xml:space="preserve"> </w:t>
      </w:r>
      <w:r>
        <w:rPr>
          <w:w w:val="105"/>
        </w:rPr>
        <w:t>described</w:t>
      </w:r>
      <w:r>
        <w:rPr>
          <w:spacing w:val="-8"/>
          <w:w w:val="105"/>
        </w:rPr>
        <w:t xml:space="preserve"> </w:t>
      </w:r>
      <w:r>
        <w:rPr>
          <w:w w:val="105"/>
        </w:rPr>
        <w:t>in</w:t>
      </w:r>
      <w:r>
        <w:rPr>
          <w:spacing w:val="-8"/>
          <w:w w:val="105"/>
        </w:rPr>
        <w:t xml:space="preserve"> </w:t>
      </w:r>
      <w:r>
        <w:rPr>
          <w:spacing w:val="6"/>
          <w:w w:val="105"/>
        </w:rPr>
        <w:t>[</w:t>
      </w:r>
      <w:hyperlink w:anchor="_bookmark41" w:history="1">
        <w:r>
          <w:rPr>
            <w:color w:val="2195F2"/>
            <w:spacing w:val="6"/>
            <w:w w:val="105"/>
            <w:u w:val="single" w:color="2195F2"/>
          </w:rPr>
          <w:t>34</w:t>
        </w:r>
      </w:hyperlink>
      <w:r>
        <w:rPr>
          <w:spacing w:val="6"/>
          <w:w w:val="105"/>
        </w:rPr>
        <w:t>].</w:t>
      </w:r>
    </w:p>
    <w:p w14:paraId="065BB4D6" w14:textId="77777777" w:rsidR="00617E67" w:rsidRDefault="00617E67">
      <w:pPr>
        <w:spacing w:line="278" w:lineRule="auto"/>
        <w:sectPr w:rsidR="00617E67">
          <w:pgSz w:w="11900" w:h="16820"/>
          <w:pgMar w:top="860" w:right="600" w:bottom="280" w:left="600" w:header="720" w:footer="720" w:gutter="0"/>
          <w:cols w:space="720"/>
        </w:sectPr>
      </w:pPr>
    </w:p>
    <w:p w14:paraId="073530A4" w14:textId="77777777" w:rsidR="00617E67" w:rsidRDefault="00E8776B">
      <w:pPr>
        <w:spacing w:before="110"/>
        <w:ind w:left="120"/>
        <w:rPr>
          <w:b/>
          <w:sz w:val="18"/>
        </w:rPr>
      </w:pPr>
      <w:r>
        <w:rPr>
          <w:noProof/>
        </w:rPr>
        <w:lastRenderedPageBreak/>
        <w:drawing>
          <wp:anchor distT="0" distB="0" distL="0" distR="0" simplePos="0" relativeHeight="250409984" behindDoc="1" locked="0" layoutInCell="1" allowOverlap="1" wp14:anchorId="219FB494" wp14:editId="06DF4AF1">
            <wp:simplePos x="0" y="0"/>
            <wp:positionH relativeFrom="page">
              <wp:posOffset>0</wp:posOffset>
            </wp:positionH>
            <wp:positionV relativeFrom="page">
              <wp:posOffset>0</wp:posOffset>
            </wp:positionV>
            <wp:extent cx="7556500" cy="106807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66" w:name="RNA-sequencing_sample_preparation"/>
      <w:bookmarkEnd w:id="66"/>
      <w:r>
        <w:rPr>
          <w:b/>
          <w:w w:val="105"/>
          <w:sz w:val="18"/>
        </w:rPr>
        <w:t>RNA-sequencing sample preparation</w:t>
      </w:r>
    </w:p>
    <w:p w14:paraId="1E97AE37" w14:textId="77777777" w:rsidR="00617E67" w:rsidRDefault="00617E67">
      <w:pPr>
        <w:pStyle w:val="BodyText"/>
        <w:spacing w:before="8"/>
        <w:rPr>
          <w:b/>
          <w:sz w:val="29"/>
        </w:rPr>
      </w:pPr>
    </w:p>
    <w:p w14:paraId="3C033505" w14:textId="77777777" w:rsidR="00617E67" w:rsidRDefault="00E8776B">
      <w:pPr>
        <w:pStyle w:val="BodyText"/>
        <w:spacing w:line="280" w:lineRule="auto"/>
        <w:ind w:left="120"/>
      </w:pPr>
      <w:r>
        <w:rPr>
          <w:w w:val="105"/>
        </w:rPr>
        <w:t xml:space="preserve">RNA sequencing data were generated by growing </w:t>
      </w:r>
      <w:r>
        <w:rPr>
          <w:i/>
          <w:w w:val="105"/>
        </w:rPr>
        <w:t xml:space="preserve">Saccharomyces cerevisiae </w:t>
      </w:r>
      <w:r>
        <w:rPr>
          <w:w w:val="105"/>
        </w:rPr>
        <w:t>biological replicates for strains</w:t>
      </w:r>
      <w:r>
        <w:rPr>
          <w:spacing w:val="-10"/>
          <w:w w:val="105"/>
        </w:rPr>
        <w:t xml:space="preserve"> </w:t>
      </w:r>
      <w:r>
        <w:rPr>
          <w:i/>
          <w:w w:val="105"/>
        </w:rPr>
        <w:t>mct1</w:t>
      </w:r>
      <w:r>
        <w:rPr>
          <w:rFonts w:ascii="Helvetica" w:hAnsi="Helvetica"/>
          <w:w w:val="105"/>
        </w:rPr>
        <w:t>Δ</w:t>
      </w:r>
      <w:r>
        <w:rPr>
          <w:rFonts w:ascii="Helvetica" w:hAnsi="Helvetica"/>
          <w:spacing w:val="-6"/>
          <w:w w:val="105"/>
        </w:rPr>
        <w:t xml:space="preserve"> </w:t>
      </w:r>
      <w:r>
        <w:rPr>
          <w:w w:val="105"/>
        </w:rPr>
        <w:t>(n=4)</w:t>
      </w:r>
      <w:r>
        <w:rPr>
          <w:spacing w:val="-10"/>
          <w:w w:val="105"/>
        </w:rPr>
        <w:t xml:space="preserve"> </w:t>
      </w:r>
      <w:r>
        <w:rPr>
          <w:w w:val="105"/>
        </w:rPr>
        <w:t>and</w:t>
      </w:r>
      <w:r>
        <w:rPr>
          <w:spacing w:val="-10"/>
          <w:w w:val="105"/>
        </w:rPr>
        <w:t xml:space="preserve"> </w:t>
      </w:r>
      <w:r>
        <w:rPr>
          <w:w w:val="105"/>
        </w:rPr>
        <w:t>wild-type</w:t>
      </w:r>
      <w:r>
        <w:rPr>
          <w:spacing w:val="-10"/>
          <w:w w:val="105"/>
        </w:rPr>
        <w:t xml:space="preserve"> </w:t>
      </w:r>
      <w:r>
        <w:rPr>
          <w:w w:val="105"/>
        </w:rPr>
        <w:t>(n=4).</w:t>
      </w:r>
      <w:r>
        <w:rPr>
          <w:spacing w:val="-10"/>
          <w:w w:val="105"/>
        </w:rPr>
        <w:t xml:space="preserve"> </w:t>
      </w:r>
      <w:r>
        <w:rPr>
          <w:w w:val="105"/>
        </w:rPr>
        <w:t>Briefly,</w:t>
      </w:r>
      <w:r>
        <w:rPr>
          <w:spacing w:val="-10"/>
          <w:w w:val="105"/>
        </w:rPr>
        <w:t xml:space="preserve"> </w:t>
      </w:r>
      <w:r>
        <w:rPr>
          <w:w w:val="105"/>
        </w:rPr>
        <w:t>cells</w:t>
      </w:r>
      <w:r>
        <w:rPr>
          <w:spacing w:val="-10"/>
          <w:w w:val="105"/>
        </w:rPr>
        <w:t xml:space="preserve"> </w:t>
      </w:r>
      <w:r>
        <w:rPr>
          <w:w w:val="105"/>
        </w:rPr>
        <w:t>were</w:t>
      </w:r>
      <w:r>
        <w:rPr>
          <w:spacing w:val="-10"/>
          <w:w w:val="105"/>
        </w:rPr>
        <w:t xml:space="preserve"> </w:t>
      </w:r>
      <w:r>
        <w:rPr>
          <w:w w:val="105"/>
        </w:rPr>
        <w:t>grown</w:t>
      </w:r>
      <w:r>
        <w:rPr>
          <w:spacing w:val="-10"/>
          <w:w w:val="105"/>
        </w:rPr>
        <w:t xml:space="preserve"> </w:t>
      </w:r>
      <w:r>
        <w:rPr>
          <w:w w:val="105"/>
        </w:rPr>
        <w:t>in</w:t>
      </w:r>
      <w:r>
        <w:rPr>
          <w:spacing w:val="-10"/>
          <w:w w:val="105"/>
        </w:rPr>
        <w:t xml:space="preserve"> </w:t>
      </w:r>
      <w:r>
        <w:rPr>
          <w:w w:val="105"/>
        </w:rPr>
        <w:t>glucose</w:t>
      </w:r>
      <w:r>
        <w:rPr>
          <w:spacing w:val="-10"/>
          <w:w w:val="105"/>
        </w:rPr>
        <w:t xml:space="preserve"> </w:t>
      </w:r>
      <w:r>
        <w:rPr>
          <w:w w:val="105"/>
        </w:rPr>
        <w:t>and</w:t>
      </w:r>
      <w:r>
        <w:rPr>
          <w:spacing w:val="-10"/>
          <w:w w:val="105"/>
        </w:rPr>
        <w:t xml:space="preserve"> </w:t>
      </w:r>
      <w:r>
        <w:rPr>
          <w:w w:val="105"/>
        </w:rPr>
        <w:t>switched</w:t>
      </w:r>
      <w:r>
        <w:rPr>
          <w:spacing w:val="-10"/>
          <w:w w:val="105"/>
        </w:rPr>
        <w:t xml:space="preserve"> </w:t>
      </w:r>
      <w:r>
        <w:rPr>
          <w:w w:val="105"/>
        </w:rPr>
        <w:t>to</w:t>
      </w:r>
      <w:r>
        <w:rPr>
          <w:spacing w:val="-10"/>
          <w:w w:val="105"/>
        </w:rPr>
        <w:t xml:space="preserve"> </w:t>
      </w:r>
      <w:proofErr w:type="spellStart"/>
      <w:r>
        <w:rPr>
          <w:w w:val="105"/>
        </w:rPr>
        <w:t>raffinose</w:t>
      </w:r>
      <w:proofErr w:type="spellEnd"/>
      <w:r>
        <w:rPr>
          <w:w w:val="105"/>
        </w:rPr>
        <w:t>- supplemented growth medium for 0, 3, and 12 hours such that at time of harvest, cultures were</w:t>
      </w:r>
      <w:r>
        <w:rPr>
          <w:spacing w:val="-24"/>
          <w:w w:val="105"/>
        </w:rPr>
        <w:t xml:space="preserve"> </w:t>
      </w:r>
      <w:r>
        <w:rPr>
          <w:w w:val="105"/>
        </w:rPr>
        <w:t>at</w:t>
      </w:r>
    </w:p>
    <w:p w14:paraId="6215CDC4" w14:textId="77777777" w:rsidR="00617E67" w:rsidRDefault="00E8776B">
      <w:pPr>
        <w:pStyle w:val="BodyText"/>
        <w:spacing w:before="20" w:line="196" w:lineRule="auto"/>
        <w:ind w:left="120"/>
      </w:pPr>
      <w:r>
        <w:rPr>
          <w:w w:val="105"/>
        </w:rPr>
        <w:t>OD</w:t>
      </w:r>
      <w:r>
        <w:rPr>
          <w:w w:val="105"/>
          <w:position w:val="-10"/>
        </w:rPr>
        <w:t>600</w:t>
      </w:r>
      <w:r>
        <w:rPr>
          <w:w w:val="105"/>
        </w:rPr>
        <w:t>=1. Cultures were flash frozen and later total RNA was isolated using the Direct-</w:t>
      </w:r>
      <w:proofErr w:type="spellStart"/>
      <w:r>
        <w:rPr>
          <w:w w:val="105"/>
        </w:rPr>
        <w:t>zol</w:t>
      </w:r>
      <w:proofErr w:type="spellEnd"/>
      <w:r>
        <w:rPr>
          <w:w w:val="105"/>
        </w:rPr>
        <w:t xml:space="preserve"> kit (</w:t>
      </w:r>
      <w:proofErr w:type="spellStart"/>
      <w:r>
        <w:rPr>
          <w:w w:val="105"/>
        </w:rPr>
        <w:t>Zymo</w:t>
      </w:r>
      <w:proofErr w:type="spellEnd"/>
      <w:r>
        <w:rPr>
          <w:w w:val="105"/>
        </w:rPr>
        <w:t xml:space="preserve"> Research) with on-column DNase digestion and water elution. Sequencing libraries were prepared by</w:t>
      </w:r>
    </w:p>
    <w:p w14:paraId="7983C6F2" w14:textId="77777777" w:rsidR="00617E67" w:rsidRDefault="00E8776B">
      <w:pPr>
        <w:pStyle w:val="BodyText"/>
        <w:spacing w:before="52" w:line="280" w:lineRule="auto"/>
        <w:ind w:left="120" w:right="185"/>
      </w:pPr>
      <w:r>
        <w:rPr>
          <w:w w:val="105"/>
        </w:rPr>
        <w:t>purifying intact poly(A) RNA from total RNA samples (100-500 ng) with oligo(</w:t>
      </w:r>
      <w:proofErr w:type="spellStart"/>
      <w:r>
        <w:rPr>
          <w:w w:val="105"/>
        </w:rPr>
        <w:t>dT</w:t>
      </w:r>
      <w:proofErr w:type="spellEnd"/>
      <w:r>
        <w:rPr>
          <w:w w:val="105"/>
        </w:rPr>
        <w:t xml:space="preserve">) magnetic beads and stranded mRNA sequencing libraries were prepared as described using the Illumina </w:t>
      </w:r>
      <w:proofErr w:type="spellStart"/>
      <w:r>
        <w:rPr>
          <w:w w:val="105"/>
        </w:rPr>
        <w:t>TruSeq</w:t>
      </w:r>
      <w:proofErr w:type="spellEnd"/>
      <w:r>
        <w:rPr>
          <w:w w:val="105"/>
        </w:rPr>
        <w:t xml:space="preserve"> Stranded mRNA Library Preparation Kit (RS-122-2101, RS-122-2102). Purified libraries were qualified on an Agilent Technologies 2200 </w:t>
      </w:r>
      <w:proofErr w:type="spellStart"/>
      <w:r>
        <w:rPr>
          <w:w w:val="105"/>
        </w:rPr>
        <w:t>TapeStation</w:t>
      </w:r>
      <w:proofErr w:type="spellEnd"/>
      <w:r>
        <w:rPr>
          <w:w w:val="105"/>
        </w:rPr>
        <w:t xml:space="preserve"> using a D1000 </w:t>
      </w:r>
      <w:proofErr w:type="spellStart"/>
      <w:r>
        <w:rPr>
          <w:w w:val="105"/>
        </w:rPr>
        <w:t>ScreenTape</w:t>
      </w:r>
      <w:proofErr w:type="spellEnd"/>
      <w:r>
        <w:rPr>
          <w:w w:val="105"/>
        </w:rPr>
        <w:t xml:space="preserve"> assay (cat# 5067-5582 and</w:t>
      </w:r>
    </w:p>
    <w:p w14:paraId="4F741D96" w14:textId="77777777" w:rsidR="00617E67" w:rsidRDefault="00E8776B">
      <w:pPr>
        <w:pStyle w:val="BodyText"/>
        <w:spacing w:before="4" w:line="280" w:lineRule="auto"/>
        <w:ind w:left="120" w:right="153"/>
      </w:pPr>
      <w:r>
        <w:rPr>
          <w:w w:val="105"/>
        </w:rPr>
        <w:t xml:space="preserve">5067-5583). The molarity of adapter-modified molecules was defined by quantitative PCR using the Kapa </w:t>
      </w:r>
      <w:proofErr w:type="spellStart"/>
      <w:r>
        <w:rPr>
          <w:w w:val="105"/>
        </w:rPr>
        <w:t>Biosystems</w:t>
      </w:r>
      <w:proofErr w:type="spellEnd"/>
      <w:r>
        <w:rPr>
          <w:w w:val="105"/>
        </w:rPr>
        <w:t xml:space="preserve"> Kapa Library Quant Kit (cat#KK4824). Individual libraries were normalized to 5 </w:t>
      </w:r>
      <w:proofErr w:type="spellStart"/>
      <w:r>
        <w:rPr>
          <w:w w:val="105"/>
        </w:rPr>
        <w:t>nM</w:t>
      </w:r>
      <w:proofErr w:type="spellEnd"/>
      <w:r>
        <w:rPr>
          <w:w w:val="105"/>
        </w:rPr>
        <w:t xml:space="preserve"> and equal volumes were pooled in preparation for Illumina sequence analysis. Sequencing libraries (25 </w:t>
      </w:r>
      <w:proofErr w:type="spellStart"/>
      <w:r>
        <w:rPr>
          <w:w w:val="105"/>
        </w:rPr>
        <w:t>pM</w:t>
      </w:r>
      <w:proofErr w:type="spellEnd"/>
      <w:r>
        <w:rPr>
          <w:w w:val="105"/>
        </w:rPr>
        <w:t xml:space="preserve">) were chemically denatured and applied to an Illumina </w:t>
      </w:r>
      <w:proofErr w:type="spellStart"/>
      <w:r>
        <w:rPr>
          <w:w w:val="105"/>
        </w:rPr>
        <w:t>HiSeq</w:t>
      </w:r>
      <w:proofErr w:type="spellEnd"/>
      <w:r>
        <w:rPr>
          <w:w w:val="105"/>
        </w:rPr>
        <w:t xml:space="preserve"> v4 single read flow cell using an Illumina </w:t>
      </w:r>
      <w:proofErr w:type="spellStart"/>
      <w:r>
        <w:rPr>
          <w:w w:val="105"/>
        </w:rPr>
        <w:t>cBot</w:t>
      </w:r>
      <w:proofErr w:type="spellEnd"/>
      <w:r>
        <w:rPr>
          <w:w w:val="105"/>
        </w:rPr>
        <w:t xml:space="preserve">. Hybridized molecules were clonally amplified and annealed to sequencing primers with reagents from an Illumina </w:t>
      </w:r>
      <w:proofErr w:type="spellStart"/>
      <w:r>
        <w:rPr>
          <w:w w:val="105"/>
        </w:rPr>
        <w:t>HiSeq</w:t>
      </w:r>
      <w:proofErr w:type="spellEnd"/>
      <w:r>
        <w:rPr>
          <w:w w:val="105"/>
        </w:rPr>
        <w:t xml:space="preserve"> SR Cluster Kit v4-cBot (GD-401-4001). Following transfer of the </w:t>
      </w:r>
      <w:proofErr w:type="spellStart"/>
      <w:r>
        <w:rPr>
          <w:w w:val="105"/>
        </w:rPr>
        <w:t>flowcell</w:t>
      </w:r>
      <w:proofErr w:type="spellEnd"/>
      <w:r>
        <w:rPr>
          <w:w w:val="105"/>
        </w:rPr>
        <w:t xml:space="preserve"> to an Illumina </w:t>
      </w:r>
      <w:proofErr w:type="spellStart"/>
      <w:r>
        <w:rPr>
          <w:w w:val="105"/>
        </w:rPr>
        <w:t>HiSeq</w:t>
      </w:r>
      <w:proofErr w:type="spellEnd"/>
      <w:r>
        <w:rPr>
          <w:w w:val="105"/>
        </w:rPr>
        <w:t xml:space="preserve"> 2500 instrument (HCSv2.2.38 and RTA v1.18.61), a 50 cycle single-read sequence run was performed using </w:t>
      </w:r>
      <w:proofErr w:type="spellStart"/>
      <w:r>
        <w:rPr>
          <w:w w:val="105"/>
        </w:rPr>
        <w:t>HiSeq</w:t>
      </w:r>
      <w:proofErr w:type="spellEnd"/>
      <w:r>
        <w:rPr>
          <w:w w:val="105"/>
        </w:rPr>
        <w:t xml:space="preserve"> SBS Kit v4 sequencing reagents (FC-401-4002).</w:t>
      </w:r>
    </w:p>
    <w:p w14:paraId="349FDE15" w14:textId="77777777" w:rsidR="00617E67" w:rsidRDefault="00617E67">
      <w:pPr>
        <w:pStyle w:val="BodyText"/>
        <w:spacing w:before="8"/>
        <w:rPr>
          <w:sz w:val="26"/>
        </w:rPr>
      </w:pPr>
    </w:p>
    <w:p w14:paraId="74179641" w14:textId="77777777" w:rsidR="00617E67" w:rsidRDefault="00E8776B">
      <w:pPr>
        <w:ind w:left="120"/>
        <w:rPr>
          <w:b/>
          <w:sz w:val="18"/>
        </w:rPr>
      </w:pPr>
      <w:bookmarkStart w:id="67" w:name="Sequence_analysis"/>
      <w:bookmarkEnd w:id="67"/>
      <w:r>
        <w:rPr>
          <w:b/>
          <w:w w:val="105"/>
          <w:sz w:val="18"/>
        </w:rPr>
        <w:t>Sequence analysis</w:t>
      </w:r>
    </w:p>
    <w:p w14:paraId="47EC3885" w14:textId="77777777" w:rsidR="00617E67" w:rsidRDefault="00617E67">
      <w:pPr>
        <w:pStyle w:val="BodyText"/>
        <w:spacing w:before="8"/>
        <w:rPr>
          <w:b/>
          <w:sz w:val="29"/>
        </w:rPr>
      </w:pPr>
    </w:p>
    <w:p w14:paraId="4C41185D" w14:textId="77777777" w:rsidR="00617E67" w:rsidRDefault="00E8776B">
      <w:pPr>
        <w:pStyle w:val="BodyText"/>
        <w:spacing w:line="280" w:lineRule="auto"/>
        <w:ind w:left="120" w:right="212"/>
      </w:pPr>
      <w:r>
        <w:rPr>
          <w:w w:val="105"/>
        </w:rPr>
        <w:t>Sequence</w:t>
      </w:r>
      <w:r>
        <w:rPr>
          <w:spacing w:val="-30"/>
          <w:w w:val="105"/>
        </w:rPr>
        <w:t xml:space="preserve"> </w:t>
      </w:r>
      <w:r>
        <w:rPr>
          <w:w w:val="105"/>
        </w:rPr>
        <w:t>FASTQ</w:t>
      </w:r>
      <w:r>
        <w:rPr>
          <w:spacing w:val="-29"/>
          <w:w w:val="105"/>
        </w:rPr>
        <w:t xml:space="preserve"> </w:t>
      </w:r>
      <w:r>
        <w:rPr>
          <w:w w:val="105"/>
        </w:rPr>
        <w:t>files</w:t>
      </w:r>
      <w:r>
        <w:rPr>
          <w:spacing w:val="-29"/>
          <w:w w:val="105"/>
        </w:rPr>
        <w:t xml:space="preserve"> </w:t>
      </w:r>
      <w:r>
        <w:rPr>
          <w:w w:val="105"/>
        </w:rPr>
        <w:t>were</w:t>
      </w:r>
      <w:r>
        <w:rPr>
          <w:spacing w:val="-29"/>
          <w:w w:val="105"/>
        </w:rPr>
        <w:t xml:space="preserve"> </w:t>
      </w:r>
      <w:r>
        <w:rPr>
          <w:w w:val="105"/>
        </w:rPr>
        <w:t>processed</w:t>
      </w:r>
      <w:r>
        <w:rPr>
          <w:spacing w:val="-29"/>
          <w:w w:val="105"/>
        </w:rPr>
        <w:t xml:space="preserve"> </w:t>
      </w:r>
      <w:r>
        <w:rPr>
          <w:w w:val="105"/>
        </w:rPr>
        <w:t>using</w:t>
      </w:r>
      <w:r>
        <w:rPr>
          <w:spacing w:val="-29"/>
          <w:w w:val="105"/>
        </w:rPr>
        <w:t xml:space="preserve"> </w:t>
      </w:r>
      <w:proofErr w:type="spellStart"/>
      <w:r>
        <w:rPr>
          <w:w w:val="105"/>
        </w:rPr>
        <w:t>XPRESSpipe</w:t>
      </w:r>
      <w:proofErr w:type="spellEnd"/>
      <w:r>
        <w:rPr>
          <w:spacing w:val="-29"/>
          <w:w w:val="105"/>
        </w:rPr>
        <w:t xml:space="preserve"> </w:t>
      </w:r>
      <w:r>
        <w:rPr>
          <w:w w:val="105"/>
        </w:rPr>
        <w:t>[</w:t>
      </w:r>
      <w:r>
        <w:rPr>
          <w:spacing w:val="-47"/>
          <w:w w:val="105"/>
        </w:rPr>
        <w:t xml:space="preserve"> </w:t>
      </w:r>
      <w:hyperlink w:anchor="_bookmark60" w:history="1">
        <w:r>
          <w:rPr>
            <w:color w:val="2195F2"/>
            <w:spacing w:val="3"/>
            <w:w w:val="105"/>
            <w:u w:val="single" w:color="2195F2"/>
          </w:rPr>
          <w:t>53</w:t>
        </w:r>
      </w:hyperlink>
      <w:r>
        <w:rPr>
          <w:spacing w:val="3"/>
          <w:w w:val="105"/>
        </w:rPr>
        <w:t>].</w:t>
      </w:r>
      <w:r>
        <w:rPr>
          <w:spacing w:val="-29"/>
          <w:w w:val="105"/>
        </w:rPr>
        <w:t xml:space="preserve"> </w:t>
      </w:r>
      <w:r>
        <w:rPr>
          <w:w w:val="105"/>
        </w:rPr>
        <w:t>Batch</w:t>
      </w:r>
      <w:r>
        <w:rPr>
          <w:spacing w:val="-29"/>
          <w:w w:val="105"/>
        </w:rPr>
        <w:t xml:space="preserve"> </w:t>
      </w:r>
      <w:r>
        <w:rPr>
          <w:w w:val="105"/>
        </w:rPr>
        <w:t>and</w:t>
      </w:r>
      <w:r>
        <w:rPr>
          <w:spacing w:val="-29"/>
          <w:w w:val="105"/>
        </w:rPr>
        <w:t xml:space="preserve"> </w:t>
      </w:r>
      <w:r>
        <w:rPr>
          <w:w w:val="105"/>
        </w:rPr>
        <w:t>log</w:t>
      </w:r>
      <w:r>
        <w:rPr>
          <w:spacing w:val="-29"/>
          <w:w w:val="105"/>
        </w:rPr>
        <w:t xml:space="preserve"> </w:t>
      </w:r>
      <w:r>
        <w:rPr>
          <w:w w:val="105"/>
        </w:rPr>
        <w:t>files</w:t>
      </w:r>
      <w:r>
        <w:rPr>
          <w:spacing w:val="-29"/>
          <w:w w:val="105"/>
        </w:rPr>
        <w:t xml:space="preserve"> </w:t>
      </w:r>
      <w:r>
        <w:rPr>
          <w:w w:val="105"/>
        </w:rPr>
        <w:t>are</w:t>
      </w:r>
      <w:r>
        <w:rPr>
          <w:spacing w:val="-29"/>
          <w:w w:val="105"/>
        </w:rPr>
        <w:t xml:space="preserve"> </w:t>
      </w:r>
      <w:r>
        <w:rPr>
          <w:w w:val="105"/>
        </w:rPr>
        <w:t>available</w:t>
      </w:r>
      <w:r>
        <w:rPr>
          <w:spacing w:val="-30"/>
          <w:w w:val="105"/>
        </w:rPr>
        <w:t xml:space="preserve"> </w:t>
      </w:r>
      <w:r>
        <w:rPr>
          <w:w w:val="105"/>
        </w:rPr>
        <w:t>at</w:t>
      </w:r>
      <w:r>
        <w:rPr>
          <w:spacing w:val="-29"/>
          <w:w w:val="105"/>
        </w:rPr>
        <w:t xml:space="preserve"> </w:t>
      </w:r>
      <w:r>
        <w:rPr>
          <w:w w:val="105"/>
        </w:rPr>
        <w:t>[</w:t>
      </w:r>
      <w:r>
        <w:rPr>
          <w:spacing w:val="-50"/>
          <w:w w:val="105"/>
        </w:rPr>
        <w:t xml:space="preserve"> </w:t>
      </w:r>
      <w:hyperlink w:anchor="_bookmark61" w:history="1">
        <w:r>
          <w:rPr>
            <w:color w:val="2195F2"/>
            <w:spacing w:val="3"/>
            <w:w w:val="105"/>
            <w:u w:val="single" w:color="2195F2"/>
          </w:rPr>
          <w:t>54</w:t>
        </w:r>
      </w:hyperlink>
      <w:r>
        <w:rPr>
          <w:spacing w:val="3"/>
          <w:w w:val="105"/>
        </w:rPr>
        <w:t xml:space="preserve">]. </w:t>
      </w:r>
      <w:r>
        <w:t xml:space="preserve">Notably, reads were trimmed of adapters (Read1: AGATCGGAAGAGCACACGTCTGAACTCCAGTCA, Read2: AGATCGGAAGAGCGTCGTGTAGGGAAAGAGTGT). Based on library complexity quality control, </w:t>
      </w:r>
      <w:r>
        <w:rPr>
          <w:w w:val="105"/>
        </w:rPr>
        <w:t>de-duplicated alignments were used for read quantification due to the high number of duplicated sequences</w:t>
      </w:r>
      <w:r>
        <w:rPr>
          <w:spacing w:val="-11"/>
          <w:w w:val="105"/>
        </w:rPr>
        <w:t xml:space="preserve"> </w:t>
      </w:r>
      <w:r>
        <w:rPr>
          <w:w w:val="105"/>
        </w:rPr>
        <w:t>in</w:t>
      </w:r>
      <w:r>
        <w:rPr>
          <w:spacing w:val="-10"/>
          <w:w w:val="105"/>
        </w:rPr>
        <w:t xml:space="preserve"> </w:t>
      </w:r>
      <w:r>
        <w:rPr>
          <w:w w:val="105"/>
        </w:rPr>
        <w:t>each</w:t>
      </w:r>
      <w:r>
        <w:rPr>
          <w:spacing w:val="-11"/>
          <w:w w:val="105"/>
        </w:rPr>
        <w:t xml:space="preserve"> </w:t>
      </w:r>
      <w:r>
        <w:rPr>
          <w:w w:val="105"/>
        </w:rPr>
        <w:t>library.</w:t>
      </w:r>
      <w:r>
        <w:rPr>
          <w:spacing w:val="-10"/>
          <w:w w:val="105"/>
        </w:rPr>
        <w:t xml:space="preserve"> </w:t>
      </w:r>
      <w:r>
        <w:rPr>
          <w:w w:val="105"/>
        </w:rPr>
        <w:t>Differential</w:t>
      </w:r>
      <w:r>
        <w:rPr>
          <w:spacing w:val="-11"/>
          <w:w w:val="105"/>
        </w:rPr>
        <w:t xml:space="preserve"> </w:t>
      </w:r>
      <w:r>
        <w:rPr>
          <w:w w:val="105"/>
        </w:rPr>
        <w:t>expression</w:t>
      </w:r>
      <w:r>
        <w:rPr>
          <w:spacing w:val="-10"/>
          <w:w w:val="105"/>
        </w:rPr>
        <w:t xml:space="preserve"> </w:t>
      </w:r>
      <w:r>
        <w:rPr>
          <w:w w:val="105"/>
        </w:rPr>
        <w:t>analysis</w:t>
      </w:r>
      <w:r>
        <w:rPr>
          <w:spacing w:val="-11"/>
          <w:w w:val="105"/>
        </w:rPr>
        <w:t xml:space="preserve"> </w:t>
      </w:r>
      <w:r>
        <w:rPr>
          <w:w w:val="105"/>
        </w:rPr>
        <w:t>was</w:t>
      </w:r>
      <w:r>
        <w:rPr>
          <w:spacing w:val="-10"/>
          <w:w w:val="105"/>
        </w:rPr>
        <w:t xml:space="preserve"> </w:t>
      </w:r>
      <w:r>
        <w:rPr>
          <w:w w:val="105"/>
        </w:rPr>
        <w:t>performed</w:t>
      </w:r>
      <w:r>
        <w:rPr>
          <w:spacing w:val="-11"/>
          <w:w w:val="105"/>
        </w:rPr>
        <w:t xml:space="preserve"> </w:t>
      </w:r>
      <w:r>
        <w:rPr>
          <w:w w:val="105"/>
        </w:rPr>
        <w:t>using</w:t>
      </w:r>
      <w:r>
        <w:rPr>
          <w:spacing w:val="-10"/>
          <w:w w:val="105"/>
        </w:rPr>
        <w:t xml:space="preserve"> </w:t>
      </w:r>
      <w:r>
        <w:rPr>
          <w:w w:val="105"/>
        </w:rPr>
        <w:t>DESeq2</w:t>
      </w:r>
      <w:r>
        <w:rPr>
          <w:spacing w:val="-11"/>
          <w:w w:val="105"/>
        </w:rPr>
        <w:t xml:space="preserve"> </w:t>
      </w:r>
      <w:r>
        <w:rPr>
          <w:w w:val="105"/>
        </w:rPr>
        <w:t>[</w:t>
      </w:r>
      <w:r>
        <w:rPr>
          <w:spacing w:val="-38"/>
          <w:w w:val="105"/>
        </w:rPr>
        <w:t xml:space="preserve"> </w:t>
      </w:r>
      <w:hyperlink w:anchor="_bookmark62" w:history="1">
        <w:r>
          <w:rPr>
            <w:color w:val="2195F2"/>
            <w:spacing w:val="4"/>
            <w:w w:val="105"/>
            <w:u w:val="single" w:color="2195F2"/>
          </w:rPr>
          <w:t>55</w:t>
        </w:r>
      </w:hyperlink>
      <w:r>
        <w:rPr>
          <w:spacing w:val="4"/>
          <w:w w:val="105"/>
        </w:rPr>
        <w:t>]</w:t>
      </w:r>
      <w:r>
        <w:rPr>
          <w:spacing w:val="-10"/>
          <w:w w:val="105"/>
        </w:rPr>
        <w:t xml:space="preserve"> </w:t>
      </w:r>
      <w:r>
        <w:rPr>
          <w:w w:val="105"/>
        </w:rPr>
        <w:t>by</w:t>
      </w:r>
    </w:p>
    <w:p w14:paraId="78507DA6" w14:textId="77777777" w:rsidR="00617E67" w:rsidRDefault="00E8776B">
      <w:pPr>
        <w:pStyle w:val="BodyText"/>
        <w:spacing w:before="3"/>
        <w:ind w:left="120"/>
      </w:pPr>
      <w:r>
        <w:rPr>
          <w:w w:val="105"/>
        </w:rPr>
        <w:t xml:space="preserve">comparing </w:t>
      </w:r>
      <w:r>
        <w:rPr>
          <w:i/>
          <w:w w:val="105"/>
        </w:rPr>
        <w:t>mct1</w:t>
      </w:r>
      <w:r>
        <w:rPr>
          <w:rFonts w:ascii="Helvetica" w:hAnsi="Helvetica"/>
          <w:w w:val="105"/>
        </w:rPr>
        <w:t xml:space="preserve">Δ </w:t>
      </w:r>
      <w:r>
        <w:rPr>
          <w:w w:val="105"/>
        </w:rPr>
        <w:t>samples with wild-type samples at the 12-hour time-point to match the steady-state</w:t>
      </w:r>
    </w:p>
    <w:p w14:paraId="42F14FA7" w14:textId="77777777" w:rsidR="00617E67" w:rsidRDefault="00E8776B">
      <w:pPr>
        <w:pStyle w:val="BodyText"/>
        <w:spacing w:before="62" w:line="196" w:lineRule="auto"/>
        <w:ind w:left="120"/>
      </w:pPr>
      <w:r>
        <w:rPr>
          <w:w w:val="110"/>
        </w:rPr>
        <w:t>proteomics</w:t>
      </w:r>
      <w:r>
        <w:rPr>
          <w:spacing w:val="-43"/>
          <w:w w:val="110"/>
        </w:rPr>
        <w:t xml:space="preserve"> </w:t>
      </w:r>
      <w:r>
        <w:rPr>
          <w:w w:val="110"/>
        </w:rPr>
        <w:t>data.</w:t>
      </w:r>
      <w:r>
        <w:rPr>
          <w:spacing w:val="-42"/>
          <w:w w:val="110"/>
        </w:rPr>
        <w:t xml:space="preserve"> </w:t>
      </w:r>
      <w:r>
        <w:rPr>
          <w:w w:val="110"/>
        </w:rPr>
        <w:t>log</w:t>
      </w:r>
      <w:r>
        <w:rPr>
          <w:w w:val="110"/>
          <w:position w:val="-10"/>
        </w:rPr>
        <w:t>2</w:t>
      </w:r>
      <w:r>
        <w:rPr>
          <w:w w:val="110"/>
        </w:rPr>
        <w:t>(fold</w:t>
      </w:r>
      <w:r>
        <w:rPr>
          <w:spacing w:val="-42"/>
          <w:w w:val="110"/>
        </w:rPr>
        <w:t xml:space="preserve"> </w:t>
      </w:r>
      <w:r>
        <w:rPr>
          <w:w w:val="110"/>
        </w:rPr>
        <w:t>change)</w:t>
      </w:r>
      <w:r>
        <w:rPr>
          <w:spacing w:val="-43"/>
          <w:w w:val="110"/>
        </w:rPr>
        <w:t xml:space="preserve"> </w:t>
      </w:r>
      <w:r>
        <w:rPr>
          <w:w w:val="110"/>
        </w:rPr>
        <w:t>and</w:t>
      </w:r>
      <w:r>
        <w:rPr>
          <w:spacing w:val="-42"/>
          <w:w w:val="110"/>
        </w:rPr>
        <w:t xml:space="preserve"> </w:t>
      </w:r>
      <w:r>
        <w:rPr>
          <w:w w:val="110"/>
        </w:rPr>
        <w:t>false</w:t>
      </w:r>
      <w:r>
        <w:rPr>
          <w:spacing w:val="-42"/>
          <w:w w:val="110"/>
        </w:rPr>
        <w:t xml:space="preserve"> </w:t>
      </w:r>
      <w:r>
        <w:rPr>
          <w:w w:val="110"/>
        </w:rPr>
        <w:t>discovery</w:t>
      </w:r>
      <w:r>
        <w:rPr>
          <w:spacing w:val="-42"/>
          <w:w w:val="110"/>
        </w:rPr>
        <w:t xml:space="preserve"> </w:t>
      </w:r>
      <w:r>
        <w:rPr>
          <w:w w:val="110"/>
        </w:rPr>
        <w:t>rate</w:t>
      </w:r>
      <w:r>
        <w:rPr>
          <w:spacing w:val="-43"/>
          <w:w w:val="110"/>
        </w:rPr>
        <w:t xml:space="preserve"> </w:t>
      </w:r>
      <w:r>
        <w:rPr>
          <w:w w:val="110"/>
        </w:rPr>
        <w:t>(“p-</w:t>
      </w:r>
      <w:proofErr w:type="spellStart"/>
      <w:r>
        <w:rPr>
          <w:w w:val="110"/>
        </w:rPr>
        <w:t>adj</w:t>
      </w:r>
      <w:proofErr w:type="spellEnd"/>
      <w:r>
        <w:rPr>
          <w:w w:val="110"/>
        </w:rPr>
        <w:t>”)</w:t>
      </w:r>
      <w:r>
        <w:rPr>
          <w:spacing w:val="-42"/>
          <w:w w:val="110"/>
        </w:rPr>
        <w:t xml:space="preserve"> </w:t>
      </w:r>
      <w:r>
        <w:rPr>
          <w:w w:val="110"/>
        </w:rPr>
        <w:t>values</w:t>
      </w:r>
      <w:r>
        <w:rPr>
          <w:spacing w:val="-42"/>
          <w:w w:val="110"/>
        </w:rPr>
        <w:t xml:space="preserve"> </w:t>
      </w:r>
      <w:r>
        <w:rPr>
          <w:w w:val="110"/>
        </w:rPr>
        <w:t>were</w:t>
      </w:r>
      <w:r>
        <w:rPr>
          <w:spacing w:val="-42"/>
          <w:w w:val="110"/>
        </w:rPr>
        <w:t xml:space="preserve"> </w:t>
      </w:r>
      <w:r>
        <w:rPr>
          <w:w w:val="110"/>
        </w:rPr>
        <w:t>extracted</w:t>
      </w:r>
      <w:r>
        <w:rPr>
          <w:spacing w:val="-43"/>
          <w:w w:val="110"/>
        </w:rPr>
        <w:t xml:space="preserve"> </w:t>
      </w:r>
      <w:r>
        <w:rPr>
          <w:w w:val="110"/>
        </w:rPr>
        <w:t>from</w:t>
      </w:r>
      <w:r>
        <w:rPr>
          <w:spacing w:val="-42"/>
          <w:w w:val="110"/>
        </w:rPr>
        <w:t xml:space="preserve"> </w:t>
      </w:r>
      <w:r>
        <w:rPr>
          <w:w w:val="110"/>
        </w:rPr>
        <w:t>the DESeq2</w:t>
      </w:r>
      <w:r>
        <w:rPr>
          <w:spacing w:val="-12"/>
          <w:w w:val="110"/>
        </w:rPr>
        <w:t xml:space="preserve"> </w:t>
      </w:r>
      <w:r>
        <w:rPr>
          <w:w w:val="110"/>
        </w:rPr>
        <w:t>output.</w:t>
      </w:r>
    </w:p>
    <w:p w14:paraId="3E89875E" w14:textId="77777777" w:rsidR="00617E67" w:rsidRDefault="00617E67">
      <w:pPr>
        <w:pStyle w:val="BodyText"/>
        <w:spacing w:before="4"/>
        <w:rPr>
          <w:sz w:val="30"/>
        </w:rPr>
      </w:pPr>
    </w:p>
    <w:p w14:paraId="3D1B08DA" w14:textId="77777777" w:rsidR="00617E67" w:rsidRDefault="00E8776B">
      <w:pPr>
        <w:ind w:left="120"/>
        <w:rPr>
          <w:b/>
          <w:sz w:val="18"/>
        </w:rPr>
      </w:pPr>
      <w:bookmarkStart w:id="68" w:name="Proteomics_analysis"/>
      <w:bookmarkEnd w:id="68"/>
      <w:r>
        <w:rPr>
          <w:b/>
          <w:w w:val="105"/>
          <w:sz w:val="18"/>
        </w:rPr>
        <w:t>Proteomics analysis</w:t>
      </w:r>
    </w:p>
    <w:p w14:paraId="512F55A8" w14:textId="77777777" w:rsidR="00617E67" w:rsidRDefault="00617E67">
      <w:pPr>
        <w:pStyle w:val="BodyText"/>
        <w:spacing w:before="8"/>
        <w:rPr>
          <w:b/>
          <w:sz w:val="29"/>
        </w:rPr>
      </w:pPr>
    </w:p>
    <w:p w14:paraId="1FF5EC4B" w14:textId="77777777" w:rsidR="00617E67" w:rsidRDefault="00E8776B">
      <w:pPr>
        <w:pStyle w:val="BodyText"/>
        <w:spacing w:before="1" w:line="280" w:lineRule="auto"/>
        <w:ind w:left="120" w:right="228"/>
      </w:pPr>
      <w:del w:id="69" w:author="James Cox" w:date="2020-06-10T12:22:00Z">
        <w:r w:rsidDel="00237BB1">
          <w:rPr>
            <w:w w:val="110"/>
          </w:rPr>
          <w:delText>steady</w:delText>
        </w:r>
      </w:del>
      <w:ins w:id="70" w:author="James Cox" w:date="2020-06-10T12:22:00Z">
        <w:r w:rsidR="00237BB1">
          <w:rPr>
            <w:w w:val="110"/>
          </w:rPr>
          <w:t>S</w:t>
        </w:r>
        <w:r w:rsidR="00237BB1">
          <w:rPr>
            <w:w w:val="110"/>
          </w:rPr>
          <w:t>teady</w:t>
        </w:r>
      </w:ins>
      <w:r>
        <w:rPr>
          <w:w w:val="110"/>
        </w:rPr>
        <w:t>-state</w:t>
      </w:r>
      <w:r>
        <w:rPr>
          <w:spacing w:val="-32"/>
          <w:w w:val="110"/>
        </w:rPr>
        <w:t xml:space="preserve"> </w:t>
      </w:r>
      <w:r>
        <w:rPr>
          <w:w w:val="110"/>
        </w:rPr>
        <w:t>quantitative</w:t>
      </w:r>
      <w:r>
        <w:rPr>
          <w:spacing w:val="-32"/>
          <w:w w:val="110"/>
        </w:rPr>
        <w:t xml:space="preserve"> </w:t>
      </w:r>
      <w:r>
        <w:rPr>
          <w:w w:val="110"/>
        </w:rPr>
        <w:t>proteomics</w:t>
      </w:r>
      <w:r>
        <w:rPr>
          <w:spacing w:val="-32"/>
          <w:w w:val="110"/>
        </w:rPr>
        <w:t xml:space="preserve"> </w:t>
      </w:r>
      <w:r>
        <w:rPr>
          <w:w w:val="110"/>
        </w:rPr>
        <w:t>data</w:t>
      </w:r>
      <w:r>
        <w:rPr>
          <w:spacing w:val="-32"/>
          <w:w w:val="110"/>
        </w:rPr>
        <w:t xml:space="preserve"> </w:t>
      </w:r>
      <w:r>
        <w:rPr>
          <w:w w:val="110"/>
        </w:rPr>
        <w:t>were</w:t>
      </w:r>
      <w:r>
        <w:rPr>
          <w:spacing w:val="-32"/>
          <w:w w:val="110"/>
        </w:rPr>
        <w:t xml:space="preserve"> </w:t>
      </w:r>
      <w:r>
        <w:rPr>
          <w:w w:val="110"/>
        </w:rPr>
        <w:t>generated</w:t>
      </w:r>
      <w:r>
        <w:rPr>
          <w:spacing w:val="-32"/>
          <w:w w:val="110"/>
        </w:rPr>
        <w:t xml:space="preserve"> </w:t>
      </w:r>
      <w:r>
        <w:rPr>
          <w:w w:val="110"/>
        </w:rPr>
        <w:t>as</w:t>
      </w:r>
      <w:r>
        <w:rPr>
          <w:spacing w:val="-32"/>
          <w:w w:val="110"/>
        </w:rPr>
        <w:t xml:space="preserve"> </w:t>
      </w:r>
      <w:r>
        <w:rPr>
          <w:w w:val="110"/>
        </w:rPr>
        <w:t>described</w:t>
      </w:r>
      <w:r>
        <w:rPr>
          <w:spacing w:val="-32"/>
          <w:w w:val="110"/>
        </w:rPr>
        <w:t xml:space="preserve"> </w:t>
      </w:r>
      <w:r>
        <w:rPr>
          <w:w w:val="110"/>
        </w:rPr>
        <w:t>in</w:t>
      </w:r>
      <w:r>
        <w:rPr>
          <w:spacing w:val="-32"/>
          <w:w w:val="110"/>
        </w:rPr>
        <w:t xml:space="preserve"> </w:t>
      </w:r>
      <w:r>
        <w:rPr>
          <w:w w:val="110"/>
        </w:rPr>
        <w:t>[</w:t>
      </w:r>
      <w:r>
        <w:rPr>
          <w:spacing w:val="-46"/>
          <w:w w:val="110"/>
        </w:rPr>
        <w:t xml:space="preserve"> </w:t>
      </w:r>
      <w:hyperlink w:anchor="_bookmark41" w:history="1">
        <w:r>
          <w:rPr>
            <w:color w:val="2195F2"/>
            <w:spacing w:val="3"/>
            <w:w w:val="110"/>
            <w:u w:val="single" w:color="2195F2"/>
          </w:rPr>
          <w:t>34</w:t>
        </w:r>
      </w:hyperlink>
      <w:r>
        <w:rPr>
          <w:spacing w:val="3"/>
          <w:w w:val="110"/>
        </w:rPr>
        <w:t>].</w:t>
      </w:r>
      <w:r>
        <w:rPr>
          <w:spacing w:val="-32"/>
          <w:w w:val="110"/>
        </w:rPr>
        <w:t xml:space="preserve"> </w:t>
      </w:r>
      <w:r>
        <w:rPr>
          <w:w w:val="110"/>
        </w:rPr>
        <w:t>Briefly,</w:t>
      </w:r>
      <w:r>
        <w:rPr>
          <w:spacing w:val="-32"/>
          <w:w w:val="110"/>
        </w:rPr>
        <w:t xml:space="preserve"> </w:t>
      </w:r>
      <w:r>
        <w:rPr>
          <w:w w:val="110"/>
        </w:rPr>
        <w:t>cells</w:t>
      </w:r>
      <w:r>
        <w:rPr>
          <w:spacing w:val="-32"/>
          <w:w w:val="110"/>
        </w:rPr>
        <w:t xml:space="preserve"> </w:t>
      </w:r>
      <w:r>
        <w:rPr>
          <w:w w:val="110"/>
        </w:rPr>
        <w:t>were grown</w:t>
      </w:r>
      <w:r>
        <w:rPr>
          <w:spacing w:val="-37"/>
          <w:w w:val="110"/>
        </w:rPr>
        <w:t xml:space="preserve"> </w:t>
      </w:r>
      <w:r>
        <w:rPr>
          <w:w w:val="110"/>
        </w:rPr>
        <w:t>in</w:t>
      </w:r>
      <w:r>
        <w:rPr>
          <w:spacing w:val="-36"/>
          <w:w w:val="110"/>
        </w:rPr>
        <w:t xml:space="preserve"> </w:t>
      </w:r>
      <w:r>
        <w:rPr>
          <w:w w:val="110"/>
        </w:rPr>
        <w:t>glucose</w:t>
      </w:r>
      <w:r>
        <w:rPr>
          <w:spacing w:val="-36"/>
          <w:w w:val="110"/>
        </w:rPr>
        <w:t xml:space="preserve"> </w:t>
      </w:r>
      <w:r>
        <w:rPr>
          <w:w w:val="110"/>
        </w:rPr>
        <w:t>and</w:t>
      </w:r>
      <w:r>
        <w:rPr>
          <w:spacing w:val="-37"/>
          <w:w w:val="110"/>
        </w:rPr>
        <w:t xml:space="preserve"> </w:t>
      </w:r>
      <w:r>
        <w:rPr>
          <w:w w:val="110"/>
        </w:rPr>
        <w:t>switched</w:t>
      </w:r>
      <w:r>
        <w:rPr>
          <w:spacing w:val="-36"/>
          <w:w w:val="110"/>
        </w:rPr>
        <w:t xml:space="preserve"> </w:t>
      </w:r>
      <w:r>
        <w:rPr>
          <w:w w:val="110"/>
        </w:rPr>
        <w:t>to</w:t>
      </w:r>
      <w:r>
        <w:rPr>
          <w:spacing w:val="-36"/>
          <w:w w:val="110"/>
        </w:rPr>
        <w:t xml:space="preserve"> </w:t>
      </w:r>
      <w:proofErr w:type="spellStart"/>
      <w:r>
        <w:rPr>
          <w:w w:val="110"/>
        </w:rPr>
        <w:t>raffinose</w:t>
      </w:r>
      <w:proofErr w:type="spellEnd"/>
      <w:r>
        <w:rPr>
          <w:w w:val="110"/>
        </w:rPr>
        <w:t>-supplemented</w:t>
      </w:r>
      <w:r>
        <w:rPr>
          <w:spacing w:val="-37"/>
          <w:w w:val="110"/>
        </w:rPr>
        <w:t xml:space="preserve"> </w:t>
      </w:r>
      <w:r>
        <w:rPr>
          <w:w w:val="110"/>
        </w:rPr>
        <w:t>growth</w:t>
      </w:r>
      <w:r>
        <w:rPr>
          <w:spacing w:val="-36"/>
          <w:w w:val="110"/>
        </w:rPr>
        <w:t xml:space="preserve"> </w:t>
      </w:r>
      <w:r>
        <w:rPr>
          <w:w w:val="110"/>
        </w:rPr>
        <w:t>medium</w:t>
      </w:r>
      <w:r>
        <w:rPr>
          <w:spacing w:val="-36"/>
          <w:w w:val="110"/>
        </w:rPr>
        <w:t xml:space="preserve"> </w:t>
      </w:r>
      <w:r>
        <w:rPr>
          <w:w w:val="110"/>
        </w:rPr>
        <w:t>overnight,</w:t>
      </w:r>
      <w:r>
        <w:rPr>
          <w:spacing w:val="-36"/>
          <w:w w:val="110"/>
        </w:rPr>
        <w:t xml:space="preserve"> </w:t>
      </w:r>
      <w:r>
        <w:rPr>
          <w:w w:val="110"/>
        </w:rPr>
        <w:t>and</w:t>
      </w:r>
      <w:r>
        <w:rPr>
          <w:spacing w:val="-37"/>
          <w:w w:val="110"/>
        </w:rPr>
        <w:t xml:space="preserve"> </w:t>
      </w:r>
      <w:r>
        <w:rPr>
          <w:w w:val="110"/>
        </w:rPr>
        <w:t>harvested at</w:t>
      </w:r>
      <w:r>
        <w:rPr>
          <w:spacing w:val="-27"/>
          <w:w w:val="110"/>
        </w:rPr>
        <w:t xml:space="preserve"> </w:t>
      </w:r>
      <w:r>
        <w:rPr>
          <w:w w:val="110"/>
        </w:rPr>
        <w:t>mid-log</w:t>
      </w:r>
      <w:r>
        <w:rPr>
          <w:spacing w:val="-27"/>
          <w:w w:val="110"/>
        </w:rPr>
        <w:t xml:space="preserve"> </w:t>
      </w:r>
      <w:r>
        <w:rPr>
          <w:w w:val="110"/>
        </w:rPr>
        <w:t>phase.</w:t>
      </w:r>
      <w:r>
        <w:rPr>
          <w:spacing w:val="-26"/>
          <w:w w:val="110"/>
        </w:rPr>
        <w:t xml:space="preserve"> </w:t>
      </w:r>
      <w:r>
        <w:rPr>
          <w:w w:val="110"/>
        </w:rPr>
        <w:t>For</w:t>
      </w:r>
      <w:r>
        <w:rPr>
          <w:spacing w:val="-27"/>
          <w:w w:val="110"/>
        </w:rPr>
        <w:t xml:space="preserve"> </w:t>
      </w:r>
      <w:r>
        <w:rPr>
          <w:w w:val="110"/>
        </w:rPr>
        <w:t>this</w:t>
      </w:r>
      <w:r>
        <w:rPr>
          <w:spacing w:val="-26"/>
          <w:w w:val="110"/>
        </w:rPr>
        <w:t xml:space="preserve"> </w:t>
      </w:r>
      <w:r>
        <w:rPr>
          <w:w w:val="110"/>
        </w:rPr>
        <w:t>analysis,</w:t>
      </w:r>
      <w:r>
        <w:rPr>
          <w:spacing w:val="-27"/>
          <w:w w:val="110"/>
        </w:rPr>
        <w:t xml:space="preserve"> </w:t>
      </w:r>
      <w:r>
        <w:rPr>
          <w:w w:val="110"/>
        </w:rPr>
        <w:t>we</w:t>
      </w:r>
      <w:r>
        <w:rPr>
          <w:spacing w:val="-26"/>
          <w:w w:val="110"/>
        </w:rPr>
        <w:t xml:space="preserve"> </w:t>
      </w:r>
      <w:r>
        <w:rPr>
          <w:w w:val="110"/>
        </w:rPr>
        <w:t>compared</w:t>
      </w:r>
      <w:r>
        <w:rPr>
          <w:spacing w:val="-27"/>
          <w:w w:val="110"/>
        </w:rPr>
        <w:t xml:space="preserve"> </w:t>
      </w:r>
      <w:r>
        <w:rPr>
          <w:w w:val="110"/>
        </w:rPr>
        <w:t>the</w:t>
      </w:r>
      <w:r>
        <w:rPr>
          <w:spacing w:val="-22"/>
          <w:w w:val="110"/>
        </w:rPr>
        <w:t xml:space="preserve"> </w:t>
      </w:r>
      <w:r>
        <w:rPr>
          <w:i/>
          <w:w w:val="110"/>
        </w:rPr>
        <w:t>mct1</w:t>
      </w:r>
      <w:r>
        <w:rPr>
          <w:rFonts w:ascii="Helvetica" w:hAnsi="Helvetica"/>
          <w:w w:val="110"/>
        </w:rPr>
        <w:t>Δ</w:t>
      </w:r>
      <w:r>
        <w:rPr>
          <w:rFonts w:ascii="Helvetica" w:hAnsi="Helvetica"/>
          <w:spacing w:val="-24"/>
          <w:w w:val="110"/>
        </w:rPr>
        <w:t xml:space="preserve"> </w:t>
      </w:r>
      <w:r>
        <w:rPr>
          <w:w w:val="110"/>
        </w:rPr>
        <w:t>(n=3)</w:t>
      </w:r>
      <w:r>
        <w:rPr>
          <w:spacing w:val="-26"/>
          <w:w w:val="110"/>
        </w:rPr>
        <w:t xml:space="preserve"> </w:t>
      </w:r>
      <w:r>
        <w:rPr>
          <w:w w:val="110"/>
        </w:rPr>
        <w:t>with</w:t>
      </w:r>
      <w:r>
        <w:rPr>
          <w:spacing w:val="-27"/>
          <w:w w:val="110"/>
        </w:rPr>
        <w:t xml:space="preserve"> </w:t>
      </w:r>
      <w:r>
        <w:rPr>
          <w:w w:val="110"/>
        </w:rPr>
        <w:t>the</w:t>
      </w:r>
      <w:r>
        <w:rPr>
          <w:spacing w:val="-26"/>
          <w:w w:val="110"/>
        </w:rPr>
        <w:t xml:space="preserve"> </w:t>
      </w:r>
      <w:r>
        <w:rPr>
          <w:w w:val="110"/>
        </w:rPr>
        <w:t>wild-type</w:t>
      </w:r>
      <w:r>
        <w:rPr>
          <w:spacing w:val="-27"/>
          <w:w w:val="110"/>
        </w:rPr>
        <w:t xml:space="preserve"> </w:t>
      </w:r>
      <w:r>
        <w:rPr>
          <w:w w:val="110"/>
        </w:rPr>
        <w:t>(n=3)</w:t>
      </w:r>
      <w:r>
        <w:rPr>
          <w:spacing w:val="-26"/>
          <w:w w:val="110"/>
        </w:rPr>
        <w:t xml:space="preserve"> </w:t>
      </w:r>
      <w:r>
        <w:rPr>
          <w:w w:val="110"/>
        </w:rPr>
        <w:t>cell</w:t>
      </w:r>
    </w:p>
    <w:p w14:paraId="3876C00E" w14:textId="77777777" w:rsidR="00617E67" w:rsidRDefault="00E8776B">
      <w:pPr>
        <w:pStyle w:val="BodyText"/>
        <w:spacing w:before="18" w:line="194" w:lineRule="auto"/>
        <w:ind w:left="119"/>
      </w:pPr>
      <w:r>
        <w:rPr>
          <w:w w:val="105"/>
        </w:rPr>
        <w:t>populations. log</w:t>
      </w:r>
      <w:r>
        <w:rPr>
          <w:w w:val="105"/>
          <w:position w:val="-10"/>
        </w:rPr>
        <w:t>2</w:t>
      </w:r>
      <w:r>
        <w:rPr>
          <w:w w:val="105"/>
        </w:rPr>
        <w:t xml:space="preserve">(fold change) values and </w:t>
      </w:r>
      <w:proofErr w:type="spellStart"/>
      <w:r>
        <w:rPr>
          <w:w w:val="105"/>
        </w:rPr>
        <w:t>Benjamini</w:t>
      </w:r>
      <w:proofErr w:type="spellEnd"/>
      <w:r>
        <w:rPr>
          <w:w w:val="105"/>
        </w:rPr>
        <w:t xml:space="preserve">-Hochberg corrected p-values were generated by comparing </w:t>
      </w:r>
      <w:r>
        <w:rPr>
          <w:i/>
          <w:w w:val="105"/>
        </w:rPr>
        <w:t>mct1</w:t>
      </w:r>
      <w:r>
        <w:rPr>
          <w:rFonts w:ascii="Helvetica" w:hAnsi="Helvetica"/>
          <w:w w:val="105"/>
        </w:rPr>
        <w:t xml:space="preserve">Δ </w:t>
      </w:r>
      <w:r>
        <w:rPr>
          <w:w w:val="105"/>
        </w:rPr>
        <w:t>with the wild-type cells. P-values were generated before correction using a 2-tailed,</w:t>
      </w:r>
    </w:p>
    <w:p w14:paraId="3EB2A583" w14:textId="77777777" w:rsidR="00617E67" w:rsidRDefault="00E8776B">
      <w:pPr>
        <w:pStyle w:val="BodyText"/>
        <w:spacing w:before="54"/>
        <w:ind w:left="120"/>
      </w:pPr>
      <w:r>
        <w:rPr>
          <w:w w:val="105"/>
        </w:rPr>
        <w:t>homoscedastic Student’s T-test.</w:t>
      </w:r>
    </w:p>
    <w:p w14:paraId="668476EB" w14:textId="77777777" w:rsidR="00617E67" w:rsidRDefault="00617E67">
      <w:pPr>
        <w:pStyle w:val="BodyText"/>
        <w:spacing w:before="8"/>
        <w:rPr>
          <w:sz w:val="29"/>
        </w:rPr>
      </w:pPr>
    </w:p>
    <w:p w14:paraId="02D2F788" w14:textId="77777777" w:rsidR="00617E67" w:rsidRDefault="00E8776B">
      <w:pPr>
        <w:ind w:left="120"/>
        <w:rPr>
          <w:b/>
          <w:sz w:val="18"/>
        </w:rPr>
      </w:pPr>
      <w:bookmarkStart w:id="71" w:name="Metabolomics_sample_preparation"/>
      <w:bookmarkEnd w:id="71"/>
      <w:r>
        <w:rPr>
          <w:b/>
          <w:w w:val="110"/>
          <w:sz w:val="18"/>
        </w:rPr>
        <w:t>Metabolomics sample preparation</w:t>
      </w:r>
    </w:p>
    <w:p w14:paraId="726ECDEE" w14:textId="77777777" w:rsidR="00617E67" w:rsidRDefault="00617E67">
      <w:pPr>
        <w:pStyle w:val="BodyText"/>
        <w:spacing w:before="11"/>
        <w:rPr>
          <w:b/>
          <w:sz w:val="26"/>
        </w:rPr>
      </w:pPr>
    </w:p>
    <w:p w14:paraId="1FDF2624" w14:textId="77777777" w:rsidR="00617E67" w:rsidRDefault="00E8776B">
      <w:pPr>
        <w:pStyle w:val="BodyText"/>
        <w:spacing w:line="298" w:lineRule="exact"/>
        <w:ind w:left="120" w:right="153"/>
      </w:pPr>
      <w:r>
        <w:rPr>
          <w:w w:val="105"/>
        </w:rPr>
        <w:t>Metabolomics data were generated by growing the appropriate yeast strains in synthetic minimal media</w:t>
      </w:r>
      <w:r>
        <w:rPr>
          <w:spacing w:val="-15"/>
          <w:w w:val="105"/>
        </w:rPr>
        <w:t xml:space="preserve"> </w:t>
      </w:r>
      <w:r>
        <w:rPr>
          <w:w w:val="105"/>
        </w:rPr>
        <w:t>(S-min)</w:t>
      </w:r>
      <w:r>
        <w:rPr>
          <w:spacing w:val="-14"/>
          <w:w w:val="105"/>
        </w:rPr>
        <w:t xml:space="preserve"> </w:t>
      </w:r>
      <w:r>
        <w:rPr>
          <w:w w:val="105"/>
        </w:rPr>
        <w:t>supplemented</w:t>
      </w:r>
      <w:r>
        <w:rPr>
          <w:spacing w:val="-15"/>
          <w:w w:val="105"/>
        </w:rPr>
        <w:t xml:space="preserve"> </w:t>
      </w:r>
      <w:r>
        <w:rPr>
          <w:w w:val="105"/>
        </w:rPr>
        <w:t>with</w:t>
      </w:r>
      <w:r>
        <w:rPr>
          <w:spacing w:val="-14"/>
          <w:w w:val="105"/>
        </w:rPr>
        <w:t xml:space="preserve"> </w:t>
      </w:r>
      <w:r>
        <w:rPr>
          <w:w w:val="105"/>
        </w:rPr>
        <w:t>2%</w:t>
      </w:r>
      <w:r>
        <w:rPr>
          <w:spacing w:val="-14"/>
          <w:w w:val="105"/>
        </w:rPr>
        <w:t xml:space="preserve"> </w:t>
      </w:r>
      <w:r>
        <w:rPr>
          <w:w w:val="105"/>
        </w:rPr>
        <w:t>glucose</w:t>
      </w:r>
      <w:r>
        <w:rPr>
          <w:spacing w:val="-15"/>
          <w:w w:val="105"/>
        </w:rPr>
        <w:t xml:space="preserve"> </w:t>
      </w:r>
      <w:r>
        <w:rPr>
          <w:w w:val="105"/>
        </w:rPr>
        <w:t>until</w:t>
      </w:r>
      <w:r>
        <w:rPr>
          <w:spacing w:val="-14"/>
          <w:w w:val="105"/>
        </w:rPr>
        <w:t xml:space="preserve"> </w:t>
      </w:r>
      <w:r>
        <w:rPr>
          <w:w w:val="105"/>
        </w:rPr>
        <w:t>they</w:t>
      </w:r>
      <w:r>
        <w:rPr>
          <w:spacing w:val="-15"/>
          <w:w w:val="105"/>
        </w:rPr>
        <w:t xml:space="preserve"> </w:t>
      </w:r>
      <w:r>
        <w:rPr>
          <w:w w:val="105"/>
        </w:rPr>
        <w:t>reached</w:t>
      </w:r>
      <w:r>
        <w:rPr>
          <w:spacing w:val="-14"/>
          <w:w w:val="105"/>
        </w:rPr>
        <w:t xml:space="preserve"> </w:t>
      </w:r>
      <w:r>
        <w:rPr>
          <w:w w:val="105"/>
        </w:rPr>
        <w:t>OD</w:t>
      </w:r>
      <w:r>
        <w:rPr>
          <w:w w:val="105"/>
          <w:position w:val="-10"/>
        </w:rPr>
        <w:t>600</w:t>
      </w:r>
      <w:r>
        <w:rPr>
          <w:spacing w:val="-14"/>
          <w:w w:val="105"/>
          <w:position w:val="-10"/>
        </w:rPr>
        <w:t xml:space="preserve"> </w:t>
      </w:r>
      <w:r>
        <w:rPr>
          <w:w w:val="105"/>
        </w:rPr>
        <w:t>between</w:t>
      </w:r>
      <w:r>
        <w:rPr>
          <w:spacing w:val="-14"/>
          <w:w w:val="105"/>
        </w:rPr>
        <w:t xml:space="preserve"> </w:t>
      </w:r>
      <w:r>
        <w:rPr>
          <w:w w:val="105"/>
        </w:rPr>
        <w:t>0.6-0.8.</w:t>
      </w:r>
      <w:r>
        <w:rPr>
          <w:spacing w:val="-14"/>
          <w:w w:val="105"/>
        </w:rPr>
        <w:t xml:space="preserve"> </w:t>
      </w:r>
      <w:r>
        <w:rPr>
          <w:w w:val="105"/>
        </w:rPr>
        <w:t>Cells</w:t>
      </w:r>
      <w:r>
        <w:rPr>
          <w:spacing w:val="-15"/>
          <w:w w:val="105"/>
        </w:rPr>
        <w:t xml:space="preserve"> </w:t>
      </w:r>
      <w:r>
        <w:rPr>
          <w:w w:val="105"/>
        </w:rPr>
        <w:t xml:space="preserve">were then transferred to S-min media containing 2% </w:t>
      </w:r>
      <w:proofErr w:type="spellStart"/>
      <w:r>
        <w:rPr>
          <w:w w:val="105"/>
        </w:rPr>
        <w:t>raffinose</w:t>
      </w:r>
      <w:proofErr w:type="spellEnd"/>
      <w:r>
        <w:rPr>
          <w:w w:val="105"/>
        </w:rPr>
        <w:t xml:space="preserve"> and harvested after 0, 15, 30, 60, and 180 minutes</w:t>
      </w:r>
      <w:r>
        <w:rPr>
          <w:spacing w:val="-8"/>
          <w:w w:val="105"/>
        </w:rPr>
        <w:t xml:space="preserve"> </w:t>
      </w:r>
      <w:r>
        <w:rPr>
          <w:w w:val="105"/>
        </w:rPr>
        <w:t>(n=6/time-point/strain).</w:t>
      </w:r>
    </w:p>
    <w:p w14:paraId="4EC6F53D" w14:textId="77777777" w:rsidR="00617E67" w:rsidRDefault="00617E67">
      <w:pPr>
        <w:pStyle w:val="BodyText"/>
        <w:spacing w:before="4"/>
        <w:rPr>
          <w:sz w:val="28"/>
        </w:rPr>
      </w:pPr>
    </w:p>
    <w:p w14:paraId="41BB0DE9" w14:textId="77777777" w:rsidR="00617E67" w:rsidRDefault="00E8776B">
      <w:pPr>
        <w:ind w:left="120"/>
        <w:rPr>
          <w:b/>
          <w:sz w:val="18"/>
        </w:rPr>
      </w:pPr>
      <w:bookmarkStart w:id="72" w:name="Metabolite_extraction"/>
      <w:bookmarkEnd w:id="72"/>
      <w:r>
        <w:rPr>
          <w:b/>
          <w:w w:val="110"/>
          <w:sz w:val="18"/>
        </w:rPr>
        <w:t>Metabolite extraction</w:t>
      </w:r>
    </w:p>
    <w:p w14:paraId="40117AF0" w14:textId="77777777" w:rsidR="00617E67" w:rsidRDefault="00617E67">
      <w:pPr>
        <w:pStyle w:val="BodyText"/>
        <w:spacing w:before="9"/>
        <w:rPr>
          <w:b/>
          <w:sz w:val="29"/>
        </w:rPr>
      </w:pPr>
    </w:p>
    <w:p w14:paraId="79A6141D" w14:textId="77777777" w:rsidR="00617E67" w:rsidRDefault="00E8776B">
      <w:pPr>
        <w:pStyle w:val="BodyText"/>
        <w:spacing w:line="280" w:lineRule="auto"/>
        <w:ind w:left="120" w:right="153"/>
      </w:pPr>
      <w:r>
        <w:rPr>
          <w:w w:val="105"/>
        </w:rPr>
        <w:t>A 75% boiling ethanol (</w:t>
      </w:r>
      <w:proofErr w:type="spellStart"/>
      <w:r>
        <w:rPr>
          <w:w w:val="105"/>
        </w:rPr>
        <w:t>EtOH</w:t>
      </w:r>
      <w:proofErr w:type="spellEnd"/>
      <w:r>
        <w:rPr>
          <w:w w:val="105"/>
        </w:rPr>
        <w:t>) solution containing the internal standard d4-succinic acid (Sigma 293075)</w:t>
      </w:r>
      <w:r>
        <w:rPr>
          <w:spacing w:val="-10"/>
          <w:w w:val="105"/>
        </w:rPr>
        <w:t xml:space="preserve"> </w:t>
      </w:r>
      <w:r>
        <w:rPr>
          <w:w w:val="105"/>
        </w:rPr>
        <w:t>was</w:t>
      </w:r>
      <w:r>
        <w:rPr>
          <w:spacing w:val="-9"/>
          <w:w w:val="105"/>
        </w:rPr>
        <w:t xml:space="preserve"> </w:t>
      </w:r>
      <w:r>
        <w:rPr>
          <w:w w:val="105"/>
        </w:rPr>
        <w:t>then</w:t>
      </w:r>
      <w:r>
        <w:rPr>
          <w:spacing w:val="-10"/>
          <w:w w:val="105"/>
        </w:rPr>
        <w:t xml:space="preserve"> </w:t>
      </w:r>
      <w:r>
        <w:rPr>
          <w:w w:val="105"/>
        </w:rPr>
        <w:t>added</w:t>
      </w:r>
      <w:r>
        <w:rPr>
          <w:spacing w:val="-9"/>
          <w:w w:val="105"/>
        </w:rPr>
        <w:t xml:space="preserve"> </w:t>
      </w:r>
      <w:r>
        <w:rPr>
          <w:w w:val="105"/>
        </w:rPr>
        <w:t>to</w:t>
      </w:r>
      <w:r>
        <w:rPr>
          <w:spacing w:val="-9"/>
          <w:w w:val="105"/>
        </w:rPr>
        <w:t xml:space="preserve"> </w:t>
      </w:r>
      <w:r>
        <w:rPr>
          <w:w w:val="105"/>
        </w:rPr>
        <w:t>each</w:t>
      </w:r>
      <w:r>
        <w:rPr>
          <w:spacing w:val="-10"/>
          <w:w w:val="105"/>
        </w:rPr>
        <w:t xml:space="preserve"> </w:t>
      </w:r>
      <w:r>
        <w:rPr>
          <w:w w:val="105"/>
        </w:rPr>
        <w:t>sample.</w:t>
      </w:r>
      <w:r>
        <w:rPr>
          <w:spacing w:val="-9"/>
          <w:w w:val="105"/>
        </w:rPr>
        <w:t xml:space="preserve"> </w:t>
      </w:r>
      <w:r>
        <w:rPr>
          <w:w w:val="105"/>
        </w:rPr>
        <w:t>Boiling</w:t>
      </w:r>
      <w:r>
        <w:rPr>
          <w:spacing w:val="-10"/>
          <w:w w:val="105"/>
        </w:rPr>
        <w:t xml:space="preserve"> </w:t>
      </w:r>
      <w:r>
        <w:rPr>
          <w:w w:val="105"/>
        </w:rPr>
        <w:t>samples</w:t>
      </w:r>
      <w:r>
        <w:rPr>
          <w:spacing w:val="-9"/>
          <w:w w:val="105"/>
        </w:rPr>
        <w:t xml:space="preserve"> </w:t>
      </w:r>
      <w:r>
        <w:rPr>
          <w:w w:val="105"/>
        </w:rPr>
        <w:t>were</w:t>
      </w:r>
      <w:r>
        <w:rPr>
          <w:spacing w:val="-9"/>
          <w:w w:val="105"/>
        </w:rPr>
        <w:t xml:space="preserve"> </w:t>
      </w:r>
      <w:r>
        <w:rPr>
          <w:w w:val="105"/>
        </w:rPr>
        <w:t>vortexed</w:t>
      </w:r>
      <w:r>
        <w:rPr>
          <w:spacing w:val="-10"/>
          <w:w w:val="105"/>
        </w:rPr>
        <w:t xml:space="preserve"> </w:t>
      </w:r>
      <w:r>
        <w:rPr>
          <w:w w:val="105"/>
        </w:rPr>
        <w:t>and</w:t>
      </w:r>
      <w:r>
        <w:rPr>
          <w:spacing w:val="-9"/>
          <w:w w:val="105"/>
        </w:rPr>
        <w:t xml:space="preserve"> </w:t>
      </w:r>
      <w:r>
        <w:rPr>
          <w:w w:val="105"/>
        </w:rPr>
        <w:t>incubated</w:t>
      </w:r>
      <w:r>
        <w:rPr>
          <w:spacing w:val="-10"/>
          <w:w w:val="105"/>
        </w:rPr>
        <w:t xml:space="preserve"> </w:t>
      </w:r>
      <w:r>
        <w:rPr>
          <w:w w:val="105"/>
        </w:rPr>
        <w:t>at</w:t>
      </w:r>
      <w:r>
        <w:rPr>
          <w:spacing w:val="-9"/>
          <w:w w:val="105"/>
        </w:rPr>
        <w:t xml:space="preserve"> </w:t>
      </w:r>
      <w:r>
        <w:rPr>
          <w:w w:val="105"/>
        </w:rPr>
        <w:t>90°C</w:t>
      </w:r>
      <w:r>
        <w:rPr>
          <w:spacing w:val="-9"/>
          <w:w w:val="105"/>
        </w:rPr>
        <w:t xml:space="preserve"> </w:t>
      </w:r>
      <w:r>
        <w:rPr>
          <w:w w:val="105"/>
        </w:rPr>
        <w:t>for</w:t>
      </w:r>
      <w:r>
        <w:rPr>
          <w:spacing w:val="-10"/>
          <w:w w:val="105"/>
        </w:rPr>
        <w:t xml:space="preserve"> </w:t>
      </w:r>
      <w:r>
        <w:rPr>
          <w:w w:val="105"/>
        </w:rPr>
        <w:t>5</w:t>
      </w:r>
    </w:p>
    <w:p w14:paraId="735E8EF3" w14:textId="77777777" w:rsidR="00617E67" w:rsidRDefault="00617E67">
      <w:pPr>
        <w:spacing w:line="280" w:lineRule="auto"/>
        <w:sectPr w:rsidR="00617E67">
          <w:pgSz w:w="11900" w:h="16820"/>
          <w:pgMar w:top="860" w:right="600" w:bottom="280" w:left="600" w:header="720" w:footer="720" w:gutter="0"/>
          <w:cols w:space="720"/>
        </w:sectPr>
      </w:pPr>
    </w:p>
    <w:p w14:paraId="0D9EE835" w14:textId="77777777" w:rsidR="00617E67" w:rsidRDefault="00E8776B">
      <w:pPr>
        <w:pStyle w:val="BodyText"/>
        <w:spacing w:before="107" w:line="280" w:lineRule="auto"/>
        <w:ind w:left="120" w:right="121"/>
      </w:pPr>
      <w:r>
        <w:rPr>
          <w:noProof/>
        </w:rPr>
        <w:lastRenderedPageBreak/>
        <w:drawing>
          <wp:anchor distT="0" distB="0" distL="0" distR="0" simplePos="0" relativeHeight="250412032" behindDoc="1" locked="0" layoutInCell="1" allowOverlap="1" wp14:anchorId="3F4AA35E" wp14:editId="2D6A203F">
            <wp:simplePos x="0" y="0"/>
            <wp:positionH relativeFrom="page">
              <wp:posOffset>0</wp:posOffset>
            </wp:positionH>
            <wp:positionV relativeFrom="page">
              <wp:posOffset>0</wp:posOffset>
            </wp:positionV>
            <wp:extent cx="7556500" cy="10680700"/>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min. Samples were then incubated at -20 ˚C for 1 hr. After incubation, samples were centrifuged at 5,000 x g for 10 minutes at 4</w:t>
      </w:r>
      <w:ins w:id="73" w:author="James Cox" w:date="2020-06-10T12:23:00Z">
        <w:r w:rsidR="00237BB1">
          <w:rPr>
            <w:w w:val="105"/>
          </w:rPr>
          <w:t xml:space="preserve"> </w:t>
        </w:r>
      </w:ins>
      <w:r>
        <w:rPr>
          <w:w w:val="105"/>
        </w:rPr>
        <w:t xml:space="preserve">˚C. The supernatant was then transferred from each sample tube into a labeled, fresh 13x100mm glass culture tube. A second standard was then added (d27-myristic acid CDN Isotopes: D-1711). Pooled quality control samples were made by removing a fraction of collected supernatant from each sample and process blanks were made using only extraction solvent and no cell culture. The samples were then dried </w:t>
      </w:r>
      <w:proofErr w:type="spellStart"/>
      <w:r w:rsidRPr="00237BB1">
        <w:rPr>
          <w:i/>
          <w:w w:val="105"/>
          <w:rPrChange w:id="74" w:author="James Cox" w:date="2020-06-10T12:23:00Z">
            <w:rPr>
              <w:w w:val="105"/>
            </w:rPr>
          </w:rPrChange>
        </w:rPr>
        <w:t>en</w:t>
      </w:r>
      <w:proofErr w:type="spellEnd"/>
      <w:r w:rsidRPr="00237BB1">
        <w:rPr>
          <w:i/>
          <w:w w:val="105"/>
          <w:rPrChange w:id="75" w:author="James Cox" w:date="2020-06-10T12:23:00Z">
            <w:rPr>
              <w:w w:val="105"/>
            </w:rPr>
          </w:rPrChange>
        </w:rPr>
        <w:t xml:space="preserve"> </w:t>
      </w:r>
      <w:proofErr w:type="spellStart"/>
      <w:r w:rsidRPr="00237BB1">
        <w:rPr>
          <w:i/>
          <w:w w:val="105"/>
          <w:rPrChange w:id="76" w:author="James Cox" w:date="2020-06-10T12:23:00Z">
            <w:rPr>
              <w:w w:val="105"/>
            </w:rPr>
          </w:rPrChange>
        </w:rPr>
        <w:t>vacuo</w:t>
      </w:r>
      <w:proofErr w:type="spellEnd"/>
      <w:r>
        <w:rPr>
          <w:w w:val="105"/>
        </w:rPr>
        <w:t>. This process was completed in three separate batches.</w:t>
      </w:r>
    </w:p>
    <w:p w14:paraId="243EEA55" w14:textId="77777777" w:rsidR="00617E67" w:rsidRDefault="00617E67">
      <w:pPr>
        <w:pStyle w:val="BodyText"/>
        <w:spacing w:before="7"/>
        <w:rPr>
          <w:sz w:val="26"/>
        </w:rPr>
      </w:pPr>
    </w:p>
    <w:p w14:paraId="1CB097BF" w14:textId="77777777" w:rsidR="00617E67" w:rsidRDefault="00E8776B">
      <w:pPr>
        <w:ind w:left="120"/>
        <w:rPr>
          <w:b/>
          <w:sz w:val="18"/>
        </w:rPr>
      </w:pPr>
      <w:bookmarkStart w:id="77" w:name="Mass_Spectrometry_Analysis_of_Samples"/>
      <w:bookmarkEnd w:id="77"/>
      <w:r>
        <w:rPr>
          <w:b/>
          <w:w w:val="105"/>
          <w:sz w:val="18"/>
        </w:rPr>
        <w:t>Mass Spectrometry Analysis of Samples</w:t>
      </w:r>
    </w:p>
    <w:p w14:paraId="3DBA3E33" w14:textId="77777777" w:rsidR="00617E67" w:rsidRDefault="00617E67">
      <w:pPr>
        <w:pStyle w:val="BodyText"/>
        <w:spacing w:before="8"/>
        <w:rPr>
          <w:b/>
          <w:sz w:val="29"/>
        </w:rPr>
      </w:pPr>
    </w:p>
    <w:p w14:paraId="2CF0ECC4" w14:textId="77777777" w:rsidR="00617E67" w:rsidDel="00237BB1" w:rsidRDefault="00E8776B" w:rsidP="00237BB1">
      <w:pPr>
        <w:pStyle w:val="BodyText"/>
        <w:spacing w:line="280" w:lineRule="auto"/>
        <w:ind w:left="120" w:right="155"/>
        <w:rPr>
          <w:del w:id="78" w:author="James Cox" w:date="2020-06-10T12:24:00Z"/>
        </w:rPr>
        <w:pPrChange w:id="79" w:author="James Cox" w:date="2020-06-10T12:24:00Z">
          <w:pPr>
            <w:pStyle w:val="BodyText"/>
            <w:spacing w:line="280" w:lineRule="auto"/>
            <w:ind w:left="120" w:right="155"/>
          </w:pPr>
        </w:pPrChange>
      </w:pPr>
      <w:r>
        <w:rPr>
          <w:w w:val="110"/>
        </w:rPr>
        <w:t>All</w:t>
      </w:r>
      <w:r>
        <w:rPr>
          <w:spacing w:val="-39"/>
          <w:w w:val="110"/>
        </w:rPr>
        <w:t xml:space="preserve"> </w:t>
      </w:r>
      <w:r>
        <w:rPr>
          <w:w w:val="110"/>
        </w:rPr>
        <w:t>GC-MS</w:t>
      </w:r>
      <w:r>
        <w:rPr>
          <w:spacing w:val="-38"/>
          <w:w w:val="110"/>
        </w:rPr>
        <w:t xml:space="preserve"> </w:t>
      </w:r>
      <w:r>
        <w:rPr>
          <w:w w:val="110"/>
        </w:rPr>
        <w:t>analysis</w:t>
      </w:r>
      <w:r>
        <w:rPr>
          <w:spacing w:val="-38"/>
          <w:w w:val="110"/>
        </w:rPr>
        <w:t xml:space="preserve"> </w:t>
      </w:r>
      <w:r>
        <w:rPr>
          <w:w w:val="110"/>
        </w:rPr>
        <w:t>was</w:t>
      </w:r>
      <w:r>
        <w:rPr>
          <w:spacing w:val="-39"/>
          <w:w w:val="110"/>
        </w:rPr>
        <w:t xml:space="preserve"> </w:t>
      </w:r>
      <w:r>
        <w:rPr>
          <w:w w:val="110"/>
        </w:rPr>
        <w:t>performed</w:t>
      </w:r>
      <w:r>
        <w:rPr>
          <w:spacing w:val="-38"/>
          <w:w w:val="110"/>
        </w:rPr>
        <w:t xml:space="preserve"> </w:t>
      </w:r>
      <w:r>
        <w:rPr>
          <w:w w:val="110"/>
        </w:rPr>
        <w:t>with</w:t>
      </w:r>
      <w:r>
        <w:rPr>
          <w:spacing w:val="-38"/>
          <w:w w:val="110"/>
        </w:rPr>
        <w:t xml:space="preserve"> </w:t>
      </w:r>
      <w:r>
        <w:rPr>
          <w:w w:val="110"/>
        </w:rPr>
        <w:t>an</w:t>
      </w:r>
      <w:r>
        <w:rPr>
          <w:spacing w:val="-39"/>
          <w:w w:val="110"/>
        </w:rPr>
        <w:t xml:space="preserve"> </w:t>
      </w:r>
      <w:r>
        <w:rPr>
          <w:w w:val="110"/>
        </w:rPr>
        <w:t>Agilent</w:t>
      </w:r>
      <w:r>
        <w:rPr>
          <w:spacing w:val="-38"/>
          <w:w w:val="110"/>
        </w:rPr>
        <w:t xml:space="preserve"> </w:t>
      </w:r>
      <w:r>
        <w:rPr>
          <w:w w:val="110"/>
        </w:rPr>
        <w:t>5977b</w:t>
      </w:r>
      <w:r>
        <w:rPr>
          <w:spacing w:val="-38"/>
          <w:w w:val="110"/>
        </w:rPr>
        <w:t xml:space="preserve"> </w:t>
      </w:r>
      <w:r>
        <w:rPr>
          <w:w w:val="110"/>
        </w:rPr>
        <w:t>GC-MS</w:t>
      </w:r>
      <w:r>
        <w:rPr>
          <w:spacing w:val="-39"/>
          <w:w w:val="110"/>
        </w:rPr>
        <w:t xml:space="preserve"> </w:t>
      </w:r>
      <w:r>
        <w:rPr>
          <w:w w:val="110"/>
        </w:rPr>
        <w:t>MSD-HES</w:t>
      </w:r>
      <w:r>
        <w:rPr>
          <w:spacing w:val="-38"/>
          <w:w w:val="110"/>
        </w:rPr>
        <w:t xml:space="preserve"> </w:t>
      </w:r>
      <w:r>
        <w:rPr>
          <w:w w:val="110"/>
        </w:rPr>
        <w:t>and</w:t>
      </w:r>
      <w:r>
        <w:rPr>
          <w:spacing w:val="-38"/>
          <w:w w:val="110"/>
        </w:rPr>
        <w:t xml:space="preserve"> </w:t>
      </w:r>
      <w:r>
        <w:rPr>
          <w:w w:val="110"/>
        </w:rPr>
        <w:t>an</w:t>
      </w:r>
      <w:r>
        <w:rPr>
          <w:spacing w:val="-39"/>
          <w:w w:val="110"/>
        </w:rPr>
        <w:t xml:space="preserve"> </w:t>
      </w:r>
      <w:r>
        <w:rPr>
          <w:w w:val="110"/>
        </w:rPr>
        <w:t>Agilent</w:t>
      </w:r>
      <w:r>
        <w:rPr>
          <w:spacing w:val="-38"/>
          <w:w w:val="110"/>
        </w:rPr>
        <w:t xml:space="preserve"> </w:t>
      </w:r>
      <w:r>
        <w:rPr>
          <w:w w:val="110"/>
        </w:rPr>
        <w:t>7693A automatic</w:t>
      </w:r>
      <w:r>
        <w:rPr>
          <w:spacing w:val="-31"/>
          <w:w w:val="110"/>
        </w:rPr>
        <w:t xml:space="preserve"> </w:t>
      </w:r>
      <w:r>
        <w:rPr>
          <w:w w:val="110"/>
        </w:rPr>
        <w:t>liquid</w:t>
      </w:r>
      <w:r>
        <w:rPr>
          <w:spacing w:val="-30"/>
          <w:w w:val="110"/>
        </w:rPr>
        <w:t xml:space="preserve"> </w:t>
      </w:r>
      <w:r>
        <w:rPr>
          <w:w w:val="110"/>
        </w:rPr>
        <w:t>sampler.</w:t>
      </w:r>
      <w:r>
        <w:rPr>
          <w:spacing w:val="-30"/>
          <w:w w:val="110"/>
        </w:rPr>
        <w:t xml:space="preserve"> </w:t>
      </w:r>
      <w:r>
        <w:rPr>
          <w:w w:val="110"/>
        </w:rPr>
        <w:t>Dried</w:t>
      </w:r>
      <w:r>
        <w:rPr>
          <w:spacing w:val="-30"/>
          <w:w w:val="110"/>
        </w:rPr>
        <w:t xml:space="preserve"> </w:t>
      </w:r>
      <w:r>
        <w:rPr>
          <w:w w:val="110"/>
        </w:rPr>
        <w:t>samples</w:t>
      </w:r>
      <w:r>
        <w:rPr>
          <w:spacing w:val="-31"/>
          <w:w w:val="110"/>
        </w:rPr>
        <w:t xml:space="preserve"> </w:t>
      </w:r>
      <w:r>
        <w:rPr>
          <w:w w:val="110"/>
        </w:rPr>
        <w:t>were</w:t>
      </w:r>
      <w:r>
        <w:rPr>
          <w:spacing w:val="-30"/>
          <w:w w:val="110"/>
        </w:rPr>
        <w:t xml:space="preserve"> </w:t>
      </w:r>
      <w:r>
        <w:rPr>
          <w:w w:val="110"/>
        </w:rPr>
        <w:t>suspended</w:t>
      </w:r>
      <w:r>
        <w:rPr>
          <w:spacing w:val="-30"/>
          <w:w w:val="110"/>
        </w:rPr>
        <w:t xml:space="preserve"> </w:t>
      </w:r>
      <w:r>
        <w:rPr>
          <w:w w:val="110"/>
        </w:rPr>
        <w:t>in</w:t>
      </w:r>
      <w:r>
        <w:rPr>
          <w:spacing w:val="-30"/>
          <w:w w:val="110"/>
        </w:rPr>
        <w:t xml:space="preserve"> </w:t>
      </w:r>
      <w:r>
        <w:rPr>
          <w:w w:val="110"/>
        </w:rPr>
        <w:t>40</w:t>
      </w:r>
      <w:r>
        <w:rPr>
          <w:spacing w:val="-31"/>
          <w:w w:val="110"/>
        </w:rPr>
        <w:t xml:space="preserve"> </w:t>
      </w:r>
      <w:r>
        <w:rPr>
          <w:w w:val="110"/>
        </w:rPr>
        <w:t>µL</w:t>
      </w:r>
      <w:r>
        <w:rPr>
          <w:spacing w:val="-30"/>
          <w:w w:val="110"/>
        </w:rPr>
        <w:t xml:space="preserve"> </w:t>
      </w:r>
      <w:r>
        <w:rPr>
          <w:w w:val="110"/>
        </w:rPr>
        <w:t>of</w:t>
      </w:r>
      <w:r>
        <w:rPr>
          <w:spacing w:val="-30"/>
          <w:w w:val="110"/>
        </w:rPr>
        <w:t xml:space="preserve"> </w:t>
      </w:r>
      <w:r>
        <w:rPr>
          <w:w w:val="110"/>
        </w:rPr>
        <w:t>a</w:t>
      </w:r>
      <w:r>
        <w:rPr>
          <w:spacing w:val="-30"/>
          <w:w w:val="110"/>
        </w:rPr>
        <w:t xml:space="preserve"> </w:t>
      </w:r>
      <w:r>
        <w:rPr>
          <w:w w:val="110"/>
        </w:rPr>
        <w:t>40</w:t>
      </w:r>
      <w:r>
        <w:rPr>
          <w:spacing w:val="-31"/>
          <w:w w:val="110"/>
        </w:rPr>
        <w:t xml:space="preserve"> </w:t>
      </w:r>
      <w:r>
        <w:rPr>
          <w:w w:val="110"/>
        </w:rPr>
        <w:t>mg/mL</w:t>
      </w:r>
      <w:r>
        <w:rPr>
          <w:spacing w:val="-30"/>
          <w:w w:val="110"/>
        </w:rPr>
        <w:t xml:space="preserve"> </w:t>
      </w:r>
      <w:r>
        <w:rPr>
          <w:w w:val="110"/>
        </w:rPr>
        <w:t>O-</w:t>
      </w:r>
      <w:proofErr w:type="spellStart"/>
      <w:r>
        <w:rPr>
          <w:w w:val="110"/>
        </w:rPr>
        <w:t>methoxylamine</w:t>
      </w:r>
      <w:proofErr w:type="spellEnd"/>
      <w:r>
        <w:rPr>
          <w:w w:val="110"/>
        </w:rPr>
        <w:t xml:space="preserve"> hydrochloride</w:t>
      </w:r>
      <w:r>
        <w:rPr>
          <w:spacing w:val="-40"/>
          <w:w w:val="110"/>
        </w:rPr>
        <w:t xml:space="preserve"> </w:t>
      </w:r>
      <w:r>
        <w:rPr>
          <w:w w:val="110"/>
        </w:rPr>
        <w:t>(MOX)</w:t>
      </w:r>
      <w:r>
        <w:rPr>
          <w:spacing w:val="-39"/>
          <w:w w:val="110"/>
        </w:rPr>
        <w:t xml:space="preserve"> </w:t>
      </w:r>
      <w:r>
        <w:rPr>
          <w:w w:val="110"/>
        </w:rPr>
        <w:t>(MP</w:t>
      </w:r>
      <w:r>
        <w:rPr>
          <w:spacing w:val="-39"/>
          <w:w w:val="110"/>
        </w:rPr>
        <w:t xml:space="preserve"> </w:t>
      </w:r>
      <w:r>
        <w:rPr>
          <w:w w:val="110"/>
        </w:rPr>
        <w:t>Bio</w:t>
      </w:r>
      <w:r>
        <w:rPr>
          <w:spacing w:val="-39"/>
          <w:w w:val="110"/>
        </w:rPr>
        <w:t xml:space="preserve"> </w:t>
      </w:r>
      <w:r>
        <w:rPr>
          <w:w w:val="110"/>
        </w:rPr>
        <w:t>#155405)</w:t>
      </w:r>
      <w:r>
        <w:rPr>
          <w:spacing w:val="-39"/>
          <w:w w:val="110"/>
        </w:rPr>
        <w:t xml:space="preserve"> </w:t>
      </w:r>
      <w:r>
        <w:rPr>
          <w:w w:val="110"/>
        </w:rPr>
        <w:t>in</w:t>
      </w:r>
      <w:r>
        <w:rPr>
          <w:spacing w:val="-39"/>
          <w:w w:val="110"/>
        </w:rPr>
        <w:t xml:space="preserve"> </w:t>
      </w:r>
      <w:r>
        <w:rPr>
          <w:w w:val="110"/>
        </w:rPr>
        <w:t>dry</w:t>
      </w:r>
      <w:r>
        <w:rPr>
          <w:spacing w:val="-40"/>
          <w:w w:val="110"/>
        </w:rPr>
        <w:t xml:space="preserve"> </w:t>
      </w:r>
      <w:r>
        <w:rPr>
          <w:w w:val="110"/>
        </w:rPr>
        <w:t>pyridine</w:t>
      </w:r>
      <w:r>
        <w:rPr>
          <w:spacing w:val="-39"/>
          <w:w w:val="110"/>
        </w:rPr>
        <w:t xml:space="preserve"> </w:t>
      </w:r>
      <w:r>
        <w:rPr>
          <w:w w:val="110"/>
        </w:rPr>
        <w:t>(EMD</w:t>
      </w:r>
      <w:r>
        <w:rPr>
          <w:spacing w:val="-39"/>
          <w:w w:val="110"/>
        </w:rPr>
        <w:t xml:space="preserve"> </w:t>
      </w:r>
      <w:r>
        <w:rPr>
          <w:w w:val="110"/>
        </w:rPr>
        <w:t>Millipore</w:t>
      </w:r>
      <w:r>
        <w:rPr>
          <w:spacing w:val="-39"/>
          <w:w w:val="110"/>
        </w:rPr>
        <w:t xml:space="preserve"> </w:t>
      </w:r>
      <w:r>
        <w:rPr>
          <w:w w:val="110"/>
        </w:rPr>
        <w:t>#PX2012-7)</w:t>
      </w:r>
      <w:r>
        <w:rPr>
          <w:spacing w:val="-39"/>
          <w:w w:val="110"/>
        </w:rPr>
        <w:t xml:space="preserve"> </w:t>
      </w:r>
      <w:r>
        <w:rPr>
          <w:w w:val="110"/>
        </w:rPr>
        <w:t>and</w:t>
      </w:r>
      <w:r>
        <w:rPr>
          <w:spacing w:val="-39"/>
          <w:w w:val="110"/>
        </w:rPr>
        <w:t xml:space="preserve"> </w:t>
      </w:r>
      <w:r>
        <w:rPr>
          <w:w w:val="110"/>
        </w:rPr>
        <w:t>incubated</w:t>
      </w:r>
      <w:r>
        <w:rPr>
          <w:spacing w:val="-39"/>
          <w:w w:val="110"/>
        </w:rPr>
        <w:t xml:space="preserve"> </w:t>
      </w:r>
      <w:r>
        <w:rPr>
          <w:w w:val="110"/>
        </w:rPr>
        <w:t>for one</w:t>
      </w:r>
      <w:r>
        <w:rPr>
          <w:spacing w:val="-24"/>
          <w:w w:val="110"/>
        </w:rPr>
        <w:t xml:space="preserve"> </w:t>
      </w:r>
      <w:r>
        <w:rPr>
          <w:w w:val="110"/>
        </w:rPr>
        <w:t>hour</w:t>
      </w:r>
      <w:r>
        <w:rPr>
          <w:spacing w:val="-24"/>
          <w:w w:val="110"/>
        </w:rPr>
        <w:t xml:space="preserve"> </w:t>
      </w:r>
      <w:r>
        <w:rPr>
          <w:w w:val="110"/>
        </w:rPr>
        <w:t>at</w:t>
      </w:r>
      <w:r>
        <w:rPr>
          <w:spacing w:val="-24"/>
          <w:w w:val="110"/>
        </w:rPr>
        <w:t xml:space="preserve"> </w:t>
      </w:r>
      <w:r>
        <w:rPr>
          <w:w w:val="110"/>
        </w:rPr>
        <w:t>37</w:t>
      </w:r>
      <w:r>
        <w:rPr>
          <w:spacing w:val="-24"/>
          <w:w w:val="110"/>
        </w:rPr>
        <w:t xml:space="preserve"> </w:t>
      </w:r>
      <w:r>
        <w:rPr>
          <w:w w:val="110"/>
        </w:rPr>
        <w:t>°C</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sand</w:t>
      </w:r>
      <w:r>
        <w:rPr>
          <w:spacing w:val="-24"/>
          <w:w w:val="110"/>
        </w:rPr>
        <w:t xml:space="preserve"> </w:t>
      </w:r>
      <w:r>
        <w:rPr>
          <w:w w:val="110"/>
        </w:rPr>
        <w:t>bath.</w:t>
      </w:r>
      <w:r>
        <w:rPr>
          <w:spacing w:val="-24"/>
          <w:w w:val="110"/>
        </w:rPr>
        <w:t xml:space="preserve"> </w:t>
      </w:r>
      <w:r>
        <w:rPr>
          <w:w w:val="110"/>
        </w:rPr>
        <w:t>25</w:t>
      </w:r>
      <w:r>
        <w:rPr>
          <w:spacing w:val="-24"/>
          <w:w w:val="110"/>
        </w:rPr>
        <w:t xml:space="preserve"> </w:t>
      </w:r>
      <w:r>
        <w:rPr>
          <w:w w:val="110"/>
        </w:rPr>
        <w:t>µL</w:t>
      </w:r>
      <w:r>
        <w:rPr>
          <w:spacing w:val="-24"/>
          <w:w w:val="110"/>
        </w:rPr>
        <w:t xml:space="preserve"> </w:t>
      </w:r>
      <w:r>
        <w:rPr>
          <w:w w:val="110"/>
        </w:rPr>
        <w:t>of</w:t>
      </w:r>
      <w:r>
        <w:rPr>
          <w:spacing w:val="-24"/>
          <w:w w:val="110"/>
        </w:rPr>
        <w:t xml:space="preserve"> </w:t>
      </w:r>
      <w:r>
        <w:rPr>
          <w:w w:val="110"/>
        </w:rPr>
        <w:t>this</w:t>
      </w:r>
      <w:r>
        <w:rPr>
          <w:spacing w:val="-24"/>
          <w:w w:val="110"/>
        </w:rPr>
        <w:t xml:space="preserve"> </w:t>
      </w:r>
      <w:r>
        <w:rPr>
          <w:w w:val="110"/>
        </w:rPr>
        <w:t>solution</w:t>
      </w:r>
      <w:r>
        <w:rPr>
          <w:spacing w:val="-24"/>
          <w:w w:val="110"/>
        </w:rPr>
        <w:t xml:space="preserve"> </w:t>
      </w:r>
      <w:r>
        <w:rPr>
          <w:w w:val="110"/>
        </w:rPr>
        <w:t>was</w:t>
      </w:r>
      <w:r>
        <w:rPr>
          <w:spacing w:val="-24"/>
          <w:w w:val="110"/>
        </w:rPr>
        <w:t xml:space="preserve"> </w:t>
      </w:r>
      <w:r>
        <w:rPr>
          <w:w w:val="110"/>
        </w:rPr>
        <w:t>added</w:t>
      </w:r>
      <w:r>
        <w:rPr>
          <w:spacing w:val="-24"/>
          <w:w w:val="110"/>
        </w:rPr>
        <w:t xml:space="preserve"> </w:t>
      </w:r>
      <w:r>
        <w:rPr>
          <w:w w:val="110"/>
        </w:rPr>
        <w:t>to</w:t>
      </w:r>
      <w:r>
        <w:rPr>
          <w:spacing w:val="-24"/>
          <w:w w:val="110"/>
        </w:rPr>
        <w:t xml:space="preserve"> </w:t>
      </w:r>
      <w:r>
        <w:rPr>
          <w:w w:val="110"/>
        </w:rPr>
        <w:t>auto</w:t>
      </w:r>
      <w:r>
        <w:rPr>
          <w:spacing w:val="-24"/>
          <w:w w:val="110"/>
        </w:rPr>
        <w:t xml:space="preserve"> </w:t>
      </w:r>
      <w:r>
        <w:rPr>
          <w:w w:val="110"/>
        </w:rPr>
        <w:t>sampler</w:t>
      </w:r>
      <w:r>
        <w:rPr>
          <w:spacing w:val="-24"/>
          <w:w w:val="110"/>
        </w:rPr>
        <w:t xml:space="preserve"> </w:t>
      </w:r>
      <w:r>
        <w:rPr>
          <w:w w:val="110"/>
        </w:rPr>
        <w:t>vials.</w:t>
      </w:r>
      <w:r>
        <w:rPr>
          <w:spacing w:val="-24"/>
          <w:w w:val="110"/>
        </w:rPr>
        <w:t xml:space="preserve"> </w:t>
      </w:r>
      <w:r>
        <w:rPr>
          <w:w w:val="110"/>
        </w:rPr>
        <w:t>60</w:t>
      </w:r>
      <w:r>
        <w:rPr>
          <w:spacing w:val="-24"/>
          <w:w w:val="110"/>
        </w:rPr>
        <w:t xml:space="preserve"> </w:t>
      </w:r>
      <w:r>
        <w:rPr>
          <w:w w:val="110"/>
        </w:rPr>
        <w:t>µL</w:t>
      </w:r>
      <w:r>
        <w:rPr>
          <w:spacing w:val="-24"/>
          <w:w w:val="110"/>
        </w:rPr>
        <w:t xml:space="preserve"> </w:t>
      </w:r>
      <w:r>
        <w:rPr>
          <w:w w:val="110"/>
        </w:rPr>
        <w:t>of</w:t>
      </w:r>
      <w:r>
        <w:rPr>
          <w:spacing w:val="-24"/>
          <w:w w:val="110"/>
        </w:rPr>
        <w:t xml:space="preserve"> </w:t>
      </w:r>
      <w:r>
        <w:rPr>
          <w:w w:val="110"/>
        </w:rPr>
        <w:t xml:space="preserve">N- </w:t>
      </w:r>
      <w:proofErr w:type="gramStart"/>
      <w:r>
        <w:rPr>
          <w:w w:val="110"/>
        </w:rPr>
        <w:t>methyl</w:t>
      </w:r>
      <w:proofErr w:type="gramEnd"/>
      <w:r>
        <w:rPr>
          <w:w w:val="110"/>
        </w:rPr>
        <w:t>-N-</w:t>
      </w:r>
      <w:proofErr w:type="spellStart"/>
      <w:r>
        <w:rPr>
          <w:w w:val="110"/>
        </w:rPr>
        <w:t>trimethylsilyltrifluoracetamide</w:t>
      </w:r>
      <w:proofErr w:type="spellEnd"/>
      <w:r>
        <w:rPr>
          <w:w w:val="110"/>
        </w:rPr>
        <w:t xml:space="preserve"> (MSTFA with 1%TMCS, </w:t>
      </w:r>
      <w:proofErr w:type="spellStart"/>
      <w:r>
        <w:rPr>
          <w:w w:val="110"/>
        </w:rPr>
        <w:t>Thermo</w:t>
      </w:r>
      <w:proofErr w:type="spellEnd"/>
      <w:r>
        <w:rPr>
          <w:w w:val="110"/>
        </w:rPr>
        <w:t xml:space="preserve"> #TS48913) was added automatically</w:t>
      </w:r>
      <w:r>
        <w:rPr>
          <w:spacing w:val="-29"/>
          <w:w w:val="110"/>
        </w:rPr>
        <w:t xml:space="preserve"> </w:t>
      </w:r>
      <w:r>
        <w:rPr>
          <w:w w:val="110"/>
        </w:rPr>
        <w:t>via</w:t>
      </w:r>
      <w:r>
        <w:rPr>
          <w:spacing w:val="-29"/>
          <w:w w:val="110"/>
        </w:rPr>
        <w:t xml:space="preserve"> </w:t>
      </w:r>
      <w:r>
        <w:rPr>
          <w:w w:val="110"/>
        </w:rPr>
        <w:t>the</w:t>
      </w:r>
      <w:r>
        <w:rPr>
          <w:spacing w:val="-28"/>
          <w:w w:val="110"/>
        </w:rPr>
        <w:t xml:space="preserve"> </w:t>
      </w:r>
      <w:r>
        <w:rPr>
          <w:w w:val="110"/>
        </w:rPr>
        <w:t>auto</w:t>
      </w:r>
      <w:r>
        <w:rPr>
          <w:spacing w:val="-29"/>
          <w:w w:val="110"/>
        </w:rPr>
        <w:t xml:space="preserve"> </w:t>
      </w:r>
      <w:r>
        <w:rPr>
          <w:w w:val="110"/>
        </w:rPr>
        <w:t>sampler</w:t>
      </w:r>
      <w:r>
        <w:rPr>
          <w:spacing w:val="-28"/>
          <w:w w:val="110"/>
        </w:rPr>
        <w:t xml:space="preserve"> </w:t>
      </w:r>
      <w:r>
        <w:rPr>
          <w:w w:val="110"/>
        </w:rPr>
        <w:t>and</w:t>
      </w:r>
      <w:r>
        <w:rPr>
          <w:spacing w:val="-29"/>
          <w:w w:val="110"/>
        </w:rPr>
        <w:t xml:space="preserve"> </w:t>
      </w:r>
      <w:r>
        <w:rPr>
          <w:w w:val="110"/>
        </w:rPr>
        <w:t>incubated</w:t>
      </w:r>
      <w:r>
        <w:rPr>
          <w:spacing w:val="-28"/>
          <w:w w:val="110"/>
        </w:rPr>
        <w:t xml:space="preserve"> </w:t>
      </w:r>
      <w:r>
        <w:rPr>
          <w:w w:val="110"/>
        </w:rPr>
        <w:t>for</w:t>
      </w:r>
      <w:r>
        <w:rPr>
          <w:spacing w:val="-29"/>
          <w:w w:val="110"/>
        </w:rPr>
        <w:t xml:space="preserve"> </w:t>
      </w:r>
      <w:r>
        <w:rPr>
          <w:w w:val="110"/>
        </w:rPr>
        <w:t>30</w:t>
      </w:r>
      <w:r>
        <w:rPr>
          <w:spacing w:val="-28"/>
          <w:w w:val="110"/>
        </w:rPr>
        <w:t xml:space="preserve"> </w:t>
      </w:r>
      <w:r>
        <w:rPr>
          <w:w w:val="110"/>
        </w:rPr>
        <w:t>minutes</w:t>
      </w:r>
      <w:r>
        <w:rPr>
          <w:spacing w:val="-29"/>
          <w:w w:val="110"/>
        </w:rPr>
        <w:t xml:space="preserve"> </w:t>
      </w:r>
      <w:r>
        <w:rPr>
          <w:w w:val="110"/>
        </w:rPr>
        <w:t>at</w:t>
      </w:r>
      <w:r>
        <w:rPr>
          <w:spacing w:val="-28"/>
          <w:w w:val="110"/>
        </w:rPr>
        <w:t xml:space="preserve"> </w:t>
      </w:r>
      <w:r>
        <w:rPr>
          <w:w w:val="110"/>
        </w:rPr>
        <w:t>37</w:t>
      </w:r>
      <w:r>
        <w:rPr>
          <w:spacing w:val="-29"/>
          <w:w w:val="110"/>
        </w:rPr>
        <w:t xml:space="preserve"> </w:t>
      </w:r>
      <w:r>
        <w:rPr>
          <w:w w:val="110"/>
        </w:rPr>
        <w:t>°C.</w:t>
      </w:r>
      <w:r>
        <w:rPr>
          <w:spacing w:val="-28"/>
          <w:w w:val="110"/>
        </w:rPr>
        <w:t xml:space="preserve"> </w:t>
      </w:r>
      <w:r>
        <w:rPr>
          <w:w w:val="110"/>
        </w:rPr>
        <w:t>After</w:t>
      </w:r>
      <w:r>
        <w:rPr>
          <w:spacing w:val="-29"/>
          <w:w w:val="110"/>
        </w:rPr>
        <w:t xml:space="preserve"> </w:t>
      </w:r>
      <w:r>
        <w:rPr>
          <w:w w:val="110"/>
        </w:rPr>
        <w:t>incubation,</w:t>
      </w:r>
      <w:r>
        <w:rPr>
          <w:spacing w:val="-29"/>
          <w:w w:val="110"/>
        </w:rPr>
        <w:t xml:space="preserve"> </w:t>
      </w:r>
      <w:r>
        <w:rPr>
          <w:w w:val="110"/>
        </w:rPr>
        <w:t>samples were</w:t>
      </w:r>
      <w:r>
        <w:rPr>
          <w:spacing w:val="-25"/>
          <w:w w:val="110"/>
        </w:rPr>
        <w:t xml:space="preserve"> </w:t>
      </w:r>
      <w:r>
        <w:rPr>
          <w:w w:val="110"/>
        </w:rPr>
        <w:t>vortexed</w:t>
      </w:r>
      <w:r>
        <w:rPr>
          <w:spacing w:val="-25"/>
          <w:w w:val="110"/>
        </w:rPr>
        <w:t xml:space="preserve"> </w:t>
      </w:r>
      <w:r>
        <w:rPr>
          <w:w w:val="110"/>
        </w:rPr>
        <w:t>and</w:t>
      </w:r>
      <w:r>
        <w:rPr>
          <w:spacing w:val="-25"/>
          <w:w w:val="110"/>
        </w:rPr>
        <w:t xml:space="preserve"> </w:t>
      </w:r>
      <w:r>
        <w:rPr>
          <w:w w:val="110"/>
        </w:rPr>
        <w:t>1</w:t>
      </w:r>
      <w:r>
        <w:rPr>
          <w:spacing w:val="-25"/>
          <w:w w:val="110"/>
        </w:rPr>
        <w:t xml:space="preserve"> </w:t>
      </w:r>
      <w:r>
        <w:rPr>
          <w:w w:val="110"/>
        </w:rPr>
        <w:t>µL</w:t>
      </w:r>
      <w:r>
        <w:rPr>
          <w:spacing w:val="-25"/>
          <w:w w:val="110"/>
        </w:rPr>
        <w:t xml:space="preserve"> </w:t>
      </w:r>
      <w:r>
        <w:rPr>
          <w:w w:val="110"/>
        </w:rPr>
        <w:t>of</w:t>
      </w:r>
      <w:r>
        <w:rPr>
          <w:spacing w:val="-25"/>
          <w:w w:val="110"/>
        </w:rPr>
        <w:t xml:space="preserve"> </w:t>
      </w:r>
      <w:r>
        <w:rPr>
          <w:w w:val="110"/>
        </w:rPr>
        <w:t>the</w:t>
      </w:r>
      <w:r>
        <w:rPr>
          <w:spacing w:val="-25"/>
          <w:w w:val="110"/>
        </w:rPr>
        <w:t xml:space="preserve"> </w:t>
      </w:r>
      <w:r>
        <w:rPr>
          <w:w w:val="110"/>
        </w:rPr>
        <w:t>prepared</w:t>
      </w:r>
      <w:r>
        <w:rPr>
          <w:spacing w:val="-25"/>
          <w:w w:val="110"/>
        </w:rPr>
        <w:t xml:space="preserve"> </w:t>
      </w:r>
      <w:r>
        <w:rPr>
          <w:w w:val="110"/>
        </w:rPr>
        <w:t>sample</w:t>
      </w:r>
      <w:r>
        <w:rPr>
          <w:spacing w:val="-25"/>
          <w:w w:val="110"/>
        </w:rPr>
        <w:t xml:space="preserve"> </w:t>
      </w:r>
      <w:r>
        <w:rPr>
          <w:w w:val="110"/>
        </w:rPr>
        <w:t>was</w:t>
      </w:r>
      <w:r>
        <w:rPr>
          <w:spacing w:val="-25"/>
          <w:w w:val="110"/>
        </w:rPr>
        <w:t xml:space="preserve"> </w:t>
      </w:r>
      <w:r>
        <w:rPr>
          <w:w w:val="110"/>
        </w:rPr>
        <w:t>injected</w:t>
      </w:r>
      <w:r>
        <w:rPr>
          <w:spacing w:val="-25"/>
          <w:w w:val="110"/>
        </w:rPr>
        <w:t xml:space="preserve"> </w:t>
      </w:r>
      <w:r>
        <w:rPr>
          <w:w w:val="110"/>
        </w:rPr>
        <w:t>into</w:t>
      </w:r>
      <w:r>
        <w:rPr>
          <w:spacing w:val="-25"/>
          <w:w w:val="110"/>
        </w:rPr>
        <w:t xml:space="preserve"> </w:t>
      </w:r>
      <w:r>
        <w:rPr>
          <w:w w:val="110"/>
        </w:rPr>
        <w:t>the</w:t>
      </w:r>
      <w:r>
        <w:rPr>
          <w:spacing w:val="-25"/>
          <w:w w:val="110"/>
        </w:rPr>
        <w:t xml:space="preserve"> </w:t>
      </w:r>
      <w:r>
        <w:rPr>
          <w:w w:val="110"/>
        </w:rPr>
        <w:t>gas</w:t>
      </w:r>
      <w:r>
        <w:rPr>
          <w:spacing w:val="-25"/>
          <w:w w:val="110"/>
        </w:rPr>
        <w:t xml:space="preserve"> </w:t>
      </w:r>
      <w:r>
        <w:rPr>
          <w:w w:val="110"/>
        </w:rPr>
        <w:t>chromatograph</w:t>
      </w:r>
      <w:r>
        <w:rPr>
          <w:spacing w:val="-25"/>
          <w:w w:val="110"/>
        </w:rPr>
        <w:t xml:space="preserve"> </w:t>
      </w:r>
      <w:r>
        <w:rPr>
          <w:w w:val="110"/>
        </w:rPr>
        <w:t>inlet</w:t>
      </w:r>
      <w:r>
        <w:rPr>
          <w:spacing w:val="-25"/>
          <w:w w:val="110"/>
        </w:rPr>
        <w:t xml:space="preserve"> </w:t>
      </w:r>
      <w:r>
        <w:rPr>
          <w:w w:val="110"/>
        </w:rPr>
        <w:t>in</w:t>
      </w:r>
      <w:r>
        <w:rPr>
          <w:spacing w:val="-25"/>
          <w:w w:val="110"/>
        </w:rPr>
        <w:t xml:space="preserve"> </w:t>
      </w:r>
      <w:r>
        <w:rPr>
          <w:w w:val="110"/>
        </w:rPr>
        <w:t>the split mode with the inlet temperature held at 250</w:t>
      </w:r>
      <w:ins w:id="80" w:author="James Cox" w:date="2020-06-10T12:23:00Z">
        <w:r w:rsidR="00237BB1">
          <w:rPr>
            <w:w w:val="110"/>
          </w:rPr>
          <w:t xml:space="preserve"> </w:t>
        </w:r>
      </w:ins>
      <w:r>
        <w:rPr>
          <w:w w:val="110"/>
        </w:rPr>
        <w:t>°C. A 10:1 split ratio was used for analysis of the majority of metabolites. For those metabolites that saturated the instrument at the 10:1 split concentration,</w:t>
      </w:r>
      <w:r>
        <w:rPr>
          <w:spacing w:val="-35"/>
          <w:w w:val="110"/>
        </w:rPr>
        <w:t xml:space="preserve"> </w:t>
      </w:r>
      <w:r>
        <w:rPr>
          <w:w w:val="110"/>
        </w:rPr>
        <w:t>a</w:t>
      </w:r>
      <w:r>
        <w:rPr>
          <w:spacing w:val="-35"/>
          <w:w w:val="110"/>
        </w:rPr>
        <w:t xml:space="preserve"> </w:t>
      </w:r>
      <w:r>
        <w:rPr>
          <w:w w:val="110"/>
        </w:rPr>
        <w:t>split</w:t>
      </w:r>
      <w:r>
        <w:rPr>
          <w:spacing w:val="-35"/>
          <w:w w:val="110"/>
        </w:rPr>
        <w:t xml:space="preserve"> </w:t>
      </w:r>
      <w:r>
        <w:rPr>
          <w:w w:val="110"/>
        </w:rPr>
        <w:t>of</w:t>
      </w:r>
      <w:r>
        <w:rPr>
          <w:spacing w:val="-35"/>
          <w:w w:val="110"/>
        </w:rPr>
        <w:t xml:space="preserve"> </w:t>
      </w:r>
      <w:r>
        <w:rPr>
          <w:w w:val="110"/>
        </w:rPr>
        <w:t>50:1</w:t>
      </w:r>
      <w:r>
        <w:rPr>
          <w:spacing w:val="-34"/>
          <w:w w:val="110"/>
        </w:rPr>
        <w:t xml:space="preserve"> </w:t>
      </w:r>
      <w:r>
        <w:rPr>
          <w:w w:val="110"/>
        </w:rPr>
        <w:t>was</w:t>
      </w:r>
      <w:r>
        <w:rPr>
          <w:spacing w:val="-35"/>
          <w:w w:val="110"/>
        </w:rPr>
        <w:t xml:space="preserve"> </w:t>
      </w:r>
      <w:r>
        <w:rPr>
          <w:w w:val="110"/>
        </w:rPr>
        <w:t>used</w:t>
      </w:r>
      <w:r>
        <w:rPr>
          <w:spacing w:val="-35"/>
          <w:w w:val="110"/>
        </w:rPr>
        <w:t xml:space="preserve"> </w:t>
      </w:r>
      <w:r>
        <w:rPr>
          <w:w w:val="110"/>
        </w:rPr>
        <w:t>for</w:t>
      </w:r>
      <w:r>
        <w:rPr>
          <w:spacing w:val="-35"/>
          <w:w w:val="110"/>
        </w:rPr>
        <w:t xml:space="preserve"> </w:t>
      </w:r>
      <w:r>
        <w:rPr>
          <w:w w:val="110"/>
        </w:rPr>
        <w:t>analysis.</w:t>
      </w:r>
      <w:r>
        <w:rPr>
          <w:spacing w:val="-34"/>
          <w:w w:val="110"/>
        </w:rPr>
        <w:t xml:space="preserve"> </w:t>
      </w:r>
      <w:r>
        <w:rPr>
          <w:w w:val="110"/>
        </w:rPr>
        <w:t>The</w:t>
      </w:r>
      <w:r>
        <w:rPr>
          <w:spacing w:val="-35"/>
          <w:w w:val="110"/>
        </w:rPr>
        <w:t xml:space="preserve"> </w:t>
      </w:r>
      <w:r>
        <w:rPr>
          <w:w w:val="110"/>
        </w:rPr>
        <w:t>gas</w:t>
      </w:r>
      <w:r>
        <w:rPr>
          <w:spacing w:val="-35"/>
          <w:w w:val="110"/>
        </w:rPr>
        <w:t xml:space="preserve"> </w:t>
      </w:r>
      <w:r>
        <w:rPr>
          <w:w w:val="110"/>
        </w:rPr>
        <w:t>chromatograph</w:t>
      </w:r>
      <w:r>
        <w:rPr>
          <w:spacing w:val="-35"/>
          <w:w w:val="110"/>
        </w:rPr>
        <w:t xml:space="preserve"> </w:t>
      </w:r>
      <w:r>
        <w:rPr>
          <w:w w:val="110"/>
        </w:rPr>
        <w:t>had</w:t>
      </w:r>
      <w:r>
        <w:rPr>
          <w:spacing w:val="-35"/>
          <w:w w:val="110"/>
        </w:rPr>
        <w:t xml:space="preserve"> </w:t>
      </w:r>
      <w:r>
        <w:rPr>
          <w:w w:val="110"/>
        </w:rPr>
        <w:t>an</w:t>
      </w:r>
      <w:r>
        <w:rPr>
          <w:spacing w:val="-34"/>
          <w:w w:val="110"/>
        </w:rPr>
        <w:t xml:space="preserve"> </w:t>
      </w:r>
      <w:r>
        <w:rPr>
          <w:w w:val="110"/>
        </w:rPr>
        <w:t>initial</w:t>
      </w:r>
      <w:r>
        <w:rPr>
          <w:spacing w:val="-35"/>
          <w:w w:val="110"/>
        </w:rPr>
        <w:t xml:space="preserve"> </w:t>
      </w:r>
      <w:r>
        <w:rPr>
          <w:w w:val="110"/>
        </w:rPr>
        <w:t>temperature of 60</w:t>
      </w:r>
      <w:ins w:id="81" w:author="James Cox" w:date="2020-06-10T12:23:00Z">
        <w:r w:rsidR="00237BB1">
          <w:rPr>
            <w:w w:val="110"/>
          </w:rPr>
          <w:t xml:space="preserve"> </w:t>
        </w:r>
      </w:ins>
      <w:r>
        <w:rPr>
          <w:w w:val="110"/>
        </w:rPr>
        <w:t>°C for one minute followed by a 10</w:t>
      </w:r>
      <w:ins w:id="82" w:author="James Cox" w:date="2020-06-10T12:23:00Z">
        <w:r w:rsidR="00237BB1">
          <w:rPr>
            <w:w w:val="110"/>
          </w:rPr>
          <w:t xml:space="preserve"> </w:t>
        </w:r>
      </w:ins>
      <w:r>
        <w:rPr>
          <w:w w:val="110"/>
        </w:rPr>
        <w:t>°C/min ramp to 325</w:t>
      </w:r>
      <w:ins w:id="83" w:author="James Cox" w:date="2020-06-10T12:23:00Z">
        <w:r w:rsidR="00237BB1">
          <w:rPr>
            <w:w w:val="110"/>
          </w:rPr>
          <w:t xml:space="preserve"> </w:t>
        </w:r>
      </w:ins>
      <w:r>
        <w:rPr>
          <w:w w:val="110"/>
        </w:rPr>
        <w:t>°C and a hold time of 5 minutes. A 30-</w:t>
      </w:r>
      <w:del w:id="84" w:author="James Cox" w:date="2020-06-10T12:23:00Z">
        <w:r w:rsidDel="00237BB1">
          <w:rPr>
            <w:w w:val="110"/>
          </w:rPr>
          <w:delText xml:space="preserve"> </w:delText>
        </w:r>
      </w:del>
      <w:r>
        <w:rPr>
          <w:w w:val="110"/>
        </w:rPr>
        <w:t xml:space="preserve">meter </w:t>
      </w:r>
      <w:proofErr w:type="spellStart"/>
      <w:r>
        <w:rPr>
          <w:w w:val="110"/>
        </w:rPr>
        <w:t>Phenomenex</w:t>
      </w:r>
      <w:proofErr w:type="spellEnd"/>
      <w:r>
        <w:rPr>
          <w:w w:val="110"/>
        </w:rPr>
        <w:t xml:space="preserve"> </w:t>
      </w:r>
      <w:proofErr w:type="spellStart"/>
      <w:r>
        <w:rPr>
          <w:w w:val="110"/>
        </w:rPr>
        <w:t>Zebron</w:t>
      </w:r>
      <w:proofErr w:type="spellEnd"/>
      <w:r>
        <w:rPr>
          <w:w w:val="110"/>
        </w:rPr>
        <w:t xml:space="preserve"> AB-5HT with 5m inert Guardian capillary column was employed for chromatographic separation. Helium was used as the carrier gas at a rate of 1 mL/min. </w:t>
      </w:r>
      <w:del w:id="85" w:author="James Cox" w:date="2020-06-10T12:24:00Z">
        <w:r w:rsidDel="00237BB1">
          <w:rPr>
            <w:w w:val="110"/>
          </w:rPr>
          <w:delText xml:space="preserve">Figure </w:delText>
        </w:r>
        <w:r w:rsidDel="00237BB1">
          <w:fldChar w:fldCharType="begin"/>
        </w:r>
        <w:r w:rsidDel="00237BB1">
          <w:delInstrText xml:space="preserve"> HYPERLINK \l "_bookmark7" </w:delInstrText>
        </w:r>
        <w:r w:rsidDel="00237BB1">
          <w:fldChar w:fldCharType="separate"/>
        </w:r>
        <w:r w:rsidDel="00237BB1">
          <w:rPr>
            <w:color w:val="2195F2"/>
            <w:w w:val="110"/>
            <w:u w:val="single" w:color="2195F2"/>
          </w:rPr>
          <w:delText>7</w:delText>
        </w:r>
        <w:r w:rsidDel="00237BB1">
          <w:rPr>
            <w:color w:val="2195F2"/>
            <w:w w:val="110"/>
            <w:u w:val="single" w:color="2195F2"/>
          </w:rPr>
          <w:fldChar w:fldCharType="end"/>
        </w:r>
        <w:r w:rsidDel="00237BB1">
          <w:rPr>
            <w:color w:val="2195F2"/>
            <w:w w:val="110"/>
          </w:rPr>
          <w:delText xml:space="preserve"> </w:delText>
        </w:r>
        <w:r w:rsidDel="00237BB1">
          <w:rPr>
            <w:w w:val="110"/>
          </w:rPr>
          <w:delText>demonstrates an example of the two-step derivatization process used to convert non-volatile metabolites</w:delText>
        </w:r>
        <w:r w:rsidDel="00237BB1">
          <w:rPr>
            <w:spacing w:val="-14"/>
            <w:w w:val="110"/>
          </w:rPr>
          <w:delText xml:space="preserve"> </w:delText>
        </w:r>
        <w:r w:rsidDel="00237BB1">
          <w:rPr>
            <w:w w:val="110"/>
          </w:rPr>
          <w:delText>to</w:delText>
        </w:r>
        <w:r w:rsidDel="00237BB1">
          <w:rPr>
            <w:spacing w:val="-13"/>
            <w:w w:val="110"/>
          </w:rPr>
          <w:delText xml:space="preserve"> </w:delText>
        </w:r>
        <w:r w:rsidDel="00237BB1">
          <w:rPr>
            <w:w w:val="110"/>
          </w:rPr>
          <w:delText>a</w:delText>
        </w:r>
        <w:r w:rsidDel="00237BB1">
          <w:rPr>
            <w:spacing w:val="-13"/>
            <w:w w:val="110"/>
          </w:rPr>
          <w:delText xml:space="preserve"> </w:delText>
        </w:r>
        <w:r w:rsidDel="00237BB1">
          <w:rPr>
            <w:w w:val="110"/>
          </w:rPr>
          <w:delText>volatile</w:delText>
        </w:r>
        <w:r w:rsidDel="00237BB1">
          <w:rPr>
            <w:spacing w:val="-14"/>
            <w:w w:val="110"/>
          </w:rPr>
          <w:delText xml:space="preserve"> </w:delText>
        </w:r>
        <w:r w:rsidDel="00237BB1">
          <w:rPr>
            <w:w w:val="110"/>
          </w:rPr>
          <w:delText>form</w:delText>
        </w:r>
        <w:r w:rsidDel="00237BB1">
          <w:rPr>
            <w:spacing w:val="-13"/>
            <w:w w:val="110"/>
          </w:rPr>
          <w:delText xml:space="preserve"> </w:delText>
        </w:r>
        <w:r w:rsidDel="00237BB1">
          <w:rPr>
            <w:w w:val="110"/>
          </w:rPr>
          <w:delText>amenable</w:delText>
        </w:r>
        <w:r w:rsidDel="00237BB1">
          <w:rPr>
            <w:spacing w:val="-13"/>
            <w:w w:val="110"/>
          </w:rPr>
          <w:delText xml:space="preserve"> </w:delText>
        </w:r>
        <w:r w:rsidDel="00237BB1">
          <w:rPr>
            <w:w w:val="110"/>
          </w:rPr>
          <w:delText>to</w:delText>
        </w:r>
        <w:r w:rsidDel="00237BB1">
          <w:rPr>
            <w:spacing w:val="-13"/>
            <w:w w:val="110"/>
          </w:rPr>
          <w:delText xml:space="preserve"> </w:delText>
        </w:r>
        <w:r w:rsidDel="00237BB1">
          <w:rPr>
            <w:w w:val="110"/>
          </w:rPr>
          <w:delText>GC-MS.</w:delText>
        </w:r>
      </w:del>
    </w:p>
    <w:p w14:paraId="31B7E48F" w14:textId="77777777" w:rsidR="00617E67" w:rsidDel="00237BB1" w:rsidRDefault="00E8776B" w:rsidP="00237BB1">
      <w:pPr>
        <w:pStyle w:val="BodyText"/>
        <w:spacing w:line="280" w:lineRule="auto"/>
        <w:ind w:left="120" w:right="155"/>
        <w:rPr>
          <w:del w:id="86" w:author="James Cox" w:date="2020-06-10T12:24:00Z"/>
          <w:sz w:val="21"/>
        </w:rPr>
        <w:pPrChange w:id="87" w:author="James Cox" w:date="2020-06-10T12:24:00Z">
          <w:pPr>
            <w:pStyle w:val="BodyText"/>
            <w:spacing w:before="8"/>
          </w:pPr>
        </w:pPrChange>
      </w:pPr>
      <w:del w:id="88" w:author="James Cox" w:date="2020-06-10T12:24:00Z">
        <w:r w:rsidDel="00237BB1">
          <w:rPr>
            <w:noProof/>
          </w:rPr>
          <w:drawing>
            <wp:anchor distT="0" distB="0" distL="0" distR="0" simplePos="0" relativeHeight="40" behindDoc="0" locked="0" layoutInCell="1" allowOverlap="1" wp14:anchorId="6AC953D1" wp14:editId="48A160DA">
              <wp:simplePos x="0" y="0"/>
              <wp:positionH relativeFrom="page">
                <wp:posOffset>457200</wp:posOffset>
              </wp:positionH>
              <wp:positionV relativeFrom="paragraph">
                <wp:posOffset>183675</wp:posOffset>
              </wp:positionV>
              <wp:extent cx="6708204" cy="1025271"/>
              <wp:effectExtent l="0" t="0" r="0" b="0"/>
              <wp:wrapTopAndBottom/>
              <wp:docPr id="7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png"/>
                      <pic:cNvPicPr/>
                    </pic:nvPicPr>
                    <pic:blipFill>
                      <a:blip r:embed="rId17" cstate="print"/>
                      <a:stretch>
                        <a:fillRect/>
                      </a:stretch>
                    </pic:blipFill>
                    <pic:spPr>
                      <a:xfrm>
                        <a:off x="0" y="0"/>
                        <a:ext cx="6708204" cy="1025271"/>
                      </a:xfrm>
                      <a:prstGeom prst="rect">
                        <a:avLst/>
                      </a:prstGeom>
                    </pic:spPr>
                  </pic:pic>
                </a:graphicData>
              </a:graphic>
            </wp:anchor>
          </w:drawing>
        </w:r>
      </w:del>
    </w:p>
    <w:p w14:paraId="76C8151E" w14:textId="77777777" w:rsidR="00617E67" w:rsidDel="00237BB1" w:rsidRDefault="00E8776B" w:rsidP="00237BB1">
      <w:pPr>
        <w:pStyle w:val="BodyText"/>
        <w:spacing w:line="280" w:lineRule="auto"/>
        <w:ind w:left="120" w:right="155"/>
        <w:rPr>
          <w:del w:id="89" w:author="James Cox" w:date="2020-06-10T12:24:00Z"/>
          <w:sz w:val="18"/>
        </w:rPr>
        <w:pPrChange w:id="90" w:author="James Cox" w:date="2020-06-10T12:24:00Z">
          <w:pPr>
            <w:spacing w:before="136" w:line="292" w:lineRule="auto"/>
            <w:ind w:left="120" w:right="368"/>
          </w:pPr>
        </w:pPrChange>
      </w:pPr>
      <w:bookmarkStart w:id="91" w:name="_bookmark7"/>
      <w:bookmarkEnd w:id="91"/>
      <w:del w:id="92" w:author="James Cox" w:date="2020-06-10T12:24:00Z">
        <w:r w:rsidDel="00237BB1">
          <w:rPr>
            <w:b/>
            <w:w w:val="110"/>
            <w:sz w:val="18"/>
          </w:rPr>
          <w:delText xml:space="preserve">Figure 7: Mass Spectrometry derivatization process. </w:delText>
        </w:r>
        <w:r w:rsidDel="00237BB1">
          <w:rPr>
            <w:w w:val="110"/>
            <w:sz w:val="18"/>
          </w:rPr>
          <w:delText>This figure demonstrates an example of the two-step derivatization</w:delText>
        </w:r>
        <w:r w:rsidDel="00237BB1">
          <w:rPr>
            <w:spacing w:val="-13"/>
            <w:w w:val="110"/>
            <w:sz w:val="18"/>
          </w:rPr>
          <w:delText xml:space="preserve"> </w:delText>
        </w:r>
        <w:r w:rsidDel="00237BB1">
          <w:rPr>
            <w:w w:val="110"/>
            <w:sz w:val="18"/>
          </w:rPr>
          <w:delText>process</w:delText>
        </w:r>
        <w:r w:rsidDel="00237BB1">
          <w:rPr>
            <w:spacing w:val="-12"/>
            <w:w w:val="110"/>
            <w:sz w:val="18"/>
          </w:rPr>
          <w:delText xml:space="preserve"> </w:delText>
        </w:r>
        <w:r w:rsidDel="00237BB1">
          <w:rPr>
            <w:w w:val="110"/>
            <w:sz w:val="18"/>
          </w:rPr>
          <w:delText>used</w:delText>
        </w:r>
        <w:r w:rsidDel="00237BB1">
          <w:rPr>
            <w:spacing w:val="-12"/>
            <w:w w:val="110"/>
            <w:sz w:val="18"/>
          </w:rPr>
          <w:delText xml:space="preserve"> </w:delText>
        </w:r>
        <w:r w:rsidDel="00237BB1">
          <w:rPr>
            <w:w w:val="110"/>
            <w:sz w:val="18"/>
          </w:rPr>
          <w:delText>to</w:delText>
        </w:r>
        <w:r w:rsidDel="00237BB1">
          <w:rPr>
            <w:spacing w:val="-12"/>
            <w:w w:val="110"/>
            <w:sz w:val="18"/>
          </w:rPr>
          <w:delText xml:space="preserve"> </w:delText>
        </w:r>
        <w:r w:rsidDel="00237BB1">
          <w:rPr>
            <w:w w:val="110"/>
            <w:sz w:val="18"/>
          </w:rPr>
          <w:delText>convert</w:delText>
        </w:r>
        <w:r w:rsidDel="00237BB1">
          <w:rPr>
            <w:spacing w:val="-12"/>
            <w:w w:val="110"/>
            <w:sz w:val="18"/>
          </w:rPr>
          <w:delText xml:space="preserve"> </w:delText>
        </w:r>
        <w:r w:rsidDel="00237BB1">
          <w:rPr>
            <w:w w:val="110"/>
            <w:sz w:val="18"/>
          </w:rPr>
          <w:delText>non-volatile</w:delText>
        </w:r>
        <w:r w:rsidDel="00237BB1">
          <w:rPr>
            <w:spacing w:val="-12"/>
            <w:w w:val="110"/>
            <w:sz w:val="18"/>
          </w:rPr>
          <w:delText xml:space="preserve"> </w:delText>
        </w:r>
        <w:r w:rsidDel="00237BB1">
          <w:rPr>
            <w:w w:val="110"/>
            <w:sz w:val="18"/>
          </w:rPr>
          <w:delText>metabolites</w:delText>
        </w:r>
        <w:r w:rsidDel="00237BB1">
          <w:rPr>
            <w:spacing w:val="-13"/>
            <w:w w:val="110"/>
            <w:sz w:val="18"/>
          </w:rPr>
          <w:delText xml:space="preserve"> </w:delText>
        </w:r>
        <w:r w:rsidDel="00237BB1">
          <w:rPr>
            <w:w w:val="110"/>
            <w:sz w:val="18"/>
          </w:rPr>
          <w:delText>to</w:delText>
        </w:r>
        <w:r w:rsidDel="00237BB1">
          <w:rPr>
            <w:spacing w:val="-12"/>
            <w:w w:val="110"/>
            <w:sz w:val="18"/>
          </w:rPr>
          <w:delText xml:space="preserve"> </w:delText>
        </w:r>
        <w:r w:rsidDel="00237BB1">
          <w:rPr>
            <w:w w:val="110"/>
            <w:sz w:val="18"/>
          </w:rPr>
          <w:delText>a</w:delText>
        </w:r>
        <w:r w:rsidDel="00237BB1">
          <w:rPr>
            <w:spacing w:val="-12"/>
            <w:w w:val="110"/>
            <w:sz w:val="18"/>
          </w:rPr>
          <w:delText xml:space="preserve"> </w:delText>
        </w:r>
        <w:r w:rsidDel="00237BB1">
          <w:rPr>
            <w:w w:val="110"/>
            <w:sz w:val="18"/>
          </w:rPr>
          <w:delText>volatile</w:delText>
        </w:r>
        <w:r w:rsidDel="00237BB1">
          <w:rPr>
            <w:spacing w:val="-12"/>
            <w:w w:val="110"/>
            <w:sz w:val="18"/>
          </w:rPr>
          <w:delText xml:space="preserve"> </w:delText>
        </w:r>
        <w:r w:rsidDel="00237BB1">
          <w:rPr>
            <w:w w:val="110"/>
            <w:sz w:val="18"/>
          </w:rPr>
          <w:delText>form</w:delText>
        </w:r>
        <w:r w:rsidDel="00237BB1">
          <w:rPr>
            <w:spacing w:val="-12"/>
            <w:w w:val="110"/>
            <w:sz w:val="18"/>
          </w:rPr>
          <w:delText xml:space="preserve"> </w:delText>
        </w:r>
        <w:r w:rsidDel="00237BB1">
          <w:rPr>
            <w:w w:val="110"/>
            <w:sz w:val="18"/>
          </w:rPr>
          <w:delText>amenable</w:delText>
        </w:r>
        <w:r w:rsidDel="00237BB1">
          <w:rPr>
            <w:spacing w:val="-12"/>
            <w:w w:val="110"/>
            <w:sz w:val="18"/>
          </w:rPr>
          <w:delText xml:space="preserve"> </w:delText>
        </w:r>
        <w:r w:rsidDel="00237BB1">
          <w:rPr>
            <w:w w:val="110"/>
            <w:sz w:val="18"/>
          </w:rPr>
          <w:delText>to</w:delText>
        </w:r>
        <w:r w:rsidDel="00237BB1">
          <w:rPr>
            <w:spacing w:val="-13"/>
            <w:w w:val="110"/>
            <w:sz w:val="18"/>
          </w:rPr>
          <w:delText xml:space="preserve"> </w:delText>
        </w:r>
        <w:r w:rsidDel="00237BB1">
          <w:rPr>
            <w:w w:val="110"/>
            <w:sz w:val="18"/>
          </w:rPr>
          <w:delText>GC-MS.</w:delText>
        </w:r>
        <w:r w:rsidDel="00237BB1">
          <w:rPr>
            <w:spacing w:val="-12"/>
            <w:w w:val="110"/>
            <w:sz w:val="18"/>
          </w:rPr>
          <w:delText xml:space="preserve"> </w:delText>
        </w:r>
        <w:r w:rsidDel="00237BB1">
          <w:rPr>
            <w:w w:val="110"/>
            <w:sz w:val="18"/>
          </w:rPr>
          <w:delText>Pyruvic</w:delText>
        </w:r>
        <w:r w:rsidDel="00237BB1">
          <w:rPr>
            <w:spacing w:val="-12"/>
            <w:w w:val="110"/>
            <w:sz w:val="18"/>
          </w:rPr>
          <w:delText xml:space="preserve"> </w:delText>
        </w:r>
        <w:r w:rsidDel="00237BB1">
          <w:rPr>
            <w:w w:val="110"/>
            <w:sz w:val="18"/>
          </w:rPr>
          <w:delText>acid</w:delText>
        </w:r>
        <w:r w:rsidDel="00237BB1">
          <w:rPr>
            <w:spacing w:val="-12"/>
            <w:w w:val="110"/>
            <w:sz w:val="18"/>
          </w:rPr>
          <w:delText xml:space="preserve"> </w:delText>
        </w:r>
        <w:r w:rsidDel="00237BB1">
          <w:rPr>
            <w:w w:val="110"/>
            <w:sz w:val="18"/>
          </w:rPr>
          <w:delText>is used here as an</w:delText>
        </w:r>
        <w:r w:rsidDel="00237BB1">
          <w:rPr>
            <w:spacing w:val="-29"/>
            <w:w w:val="110"/>
            <w:sz w:val="18"/>
          </w:rPr>
          <w:delText xml:space="preserve"> </w:delText>
        </w:r>
        <w:r w:rsidDel="00237BB1">
          <w:rPr>
            <w:w w:val="110"/>
            <w:sz w:val="18"/>
          </w:rPr>
          <w:delText>example.</w:delText>
        </w:r>
      </w:del>
    </w:p>
    <w:p w14:paraId="74DF1190" w14:textId="77777777" w:rsidR="00617E67" w:rsidRDefault="00617E67" w:rsidP="00237BB1">
      <w:pPr>
        <w:pStyle w:val="BodyText"/>
        <w:spacing w:line="280" w:lineRule="auto"/>
        <w:ind w:left="120" w:right="155"/>
        <w:rPr>
          <w:ins w:id="93" w:author="James Cox" w:date="2020-06-10T12:24:00Z"/>
          <w:sz w:val="25"/>
        </w:rPr>
        <w:pPrChange w:id="94" w:author="James Cox" w:date="2020-06-10T12:24:00Z">
          <w:pPr>
            <w:pStyle w:val="BodyText"/>
            <w:spacing w:before="7"/>
          </w:pPr>
        </w:pPrChange>
      </w:pPr>
    </w:p>
    <w:p w14:paraId="2CB1B048" w14:textId="77777777" w:rsidR="00237BB1" w:rsidRDefault="00237BB1" w:rsidP="00237BB1">
      <w:pPr>
        <w:pStyle w:val="BodyText"/>
        <w:spacing w:line="280" w:lineRule="auto"/>
        <w:ind w:left="120" w:right="155"/>
        <w:rPr>
          <w:sz w:val="25"/>
        </w:rPr>
        <w:pPrChange w:id="95" w:author="James Cox" w:date="2020-06-10T12:24:00Z">
          <w:pPr>
            <w:pStyle w:val="BodyText"/>
            <w:spacing w:before="7"/>
          </w:pPr>
        </w:pPrChange>
      </w:pPr>
    </w:p>
    <w:p w14:paraId="37C49472" w14:textId="77777777" w:rsidR="00617E67" w:rsidRDefault="00E8776B">
      <w:pPr>
        <w:ind w:left="120"/>
        <w:rPr>
          <w:b/>
          <w:sz w:val="18"/>
        </w:rPr>
      </w:pPr>
      <w:bookmarkStart w:id="96" w:name="Analysis_of_Mass_Spectrometry_Data"/>
      <w:bookmarkEnd w:id="96"/>
      <w:r>
        <w:rPr>
          <w:b/>
          <w:w w:val="105"/>
          <w:sz w:val="18"/>
        </w:rPr>
        <w:t>Analysis of Mass Spectrometry Data</w:t>
      </w:r>
    </w:p>
    <w:p w14:paraId="0B7FAE89" w14:textId="77777777" w:rsidR="00617E67" w:rsidRDefault="00617E67">
      <w:pPr>
        <w:pStyle w:val="BodyText"/>
        <w:spacing w:before="8"/>
        <w:rPr>
          <w:b/>
          <w:sz w:val="29"/>
        </w:rPr>
      </w:pPr>
    </w:p>
    <w:p w14:paraId="3C577E6F" w14:textId="77777777" w:rsidR="00617E67" w:rsidDel="00237BB1" w:rsidRDefault="00E8776B">
      <w:pPr>
        <w:pStyle w:val="BodyText"/>
        <w:spacing w:before="1" w:line="280" w:lineRule="auto"/>
        <w:ind w:left="120" w:right="159"/>
        <w:rPr>
          <w:del w:id="97" w:author="James Cox" w:date="2020-06-10T12:24:00Z"/>
        </w:rPr>
      </w:pPr>
      <w:r>
        <w:rPr>
          <w:w w:val="105"/>
        </w:rPr>
        <w:t xml:space="preserve">Data was collected using </w:t>
      </w:r>
      <w:proofErr w:type="spellStart"/>
      <w:r>
        <w:rPr>
          <w:w w:val="105"/>
        </w:rPr>
        <w:t>MassHunter</w:t>
      </w:r>
      <w:proofErr w:type="spellEnd"/>
      <w:r>
        <w:rPr>
          <w:w w:val="105"/>
        </w:rPr>
        <w:t xml:space="preserve"> software (Agilent). Metabolites were identified and their peak area was recorded using </w:t>
      </w:r>
      <w:proofErr w:type="spellStart"/>
      <w:r>
        <w:rPr>
          <w:w w:val="105"/>
        </w:rPr>
        <w:t>MassHunter</w:t>
      </w:r>
      <w:proofErr w:type="spellEnd"/>
      <w:r>
        <w:rPr>
          <w:w w:val="105"/>
        </w:rPr>
        <w:t xml:space="preserve"> Quant. This data was transferred to an Excel spread sheet (Microsoft, Redmond WA). Metabolite identity was established using a combination of an in-house metabolite library developed using pure purchased standards, the NIST </w:t>
      </w:r>
      <w:ins w:id="98" w:author="James Cox" w:date="2020-06-10T12:24:00Z">
        <w:r w:rsidR="00237BB1">
          <w:rPr>
            <w:w w:val="105"/>
          </w:rPr>
          <w:t xml:space="preserve">and </w:t>
        </w:r>
      </w:ins>
      <w:del w:id="99" w:author="James Cox" w:date="2020-06-10T12:24:00Z">
        <w:r w:rsidDel="00237BB1">
          <w:rPr>
            <w:w w:val="105"/>
          </w:rPr>
          <w:delText xml:space="preserve">library and the </w:delText>
        </w:r>
      </w:del>
      <w:proofErr w:type="spellStart"/>
      <w:r>
        <w:rPr>
          <w:w w:val="105"/>
        </w:rPr>
        <w:t>Fiehn</w:t>
      </w:r>
      <w:proofErr w:type="spellEnd"/>
      <w:r>
        <w:rPr>
          <w:w w:val="105"/>
        </w:rPr>
        <w:t xml:space="preserve"> librar</w:t>
      </w:r>
      <w:ins w:id="100" w:author="James Cox" w:date="2020-06-10T12:24:00Z">
        <w:r w:rsidR="00237BB1">
          <w:rPr>
            <w:w w:val="105"/>
          </w:rPr>
          <w:t>ies</w:t>
        </w:r>
      </w:ins>
      <w:del w:id="101" w:author="James Cox" w:date="2020-06-10T12:24:00Z">
        <w:r w:rsidDel="00237BB1">
          <w:rPr>
            <w:w w:val="105"/>
          </w:rPr>
          <w:delText>y</w:delText>
        </w:r>
      </w:del>
      <w:r>
        <w:rPr>
          <w:w w:val="105"/>
        </w:rPr>
        <w:t>.</w:t>
      </w:r>
      <w:del w:id="102" w:author="James Cox" w:date="2020-06-10T12:24:00Z">
        <w:r w:rsidDel="00237BB1">
          <w:rPr>
            <w:w w:val="105"/>
          </w:rPr>
          <w:delText xml:space="preserve"> There are a few reasons a specific metabolite may not be observable through GC-MS. The metabolite may not be amenable to GC-MS due to its size, or a quaternary amine such as carnitine, or simply because it does not ionize well. Metabolites that do not ionize well include oxaloacetate, histidine and arginine. Cysteine can be observed depending on cellular conditions. It often forms disulfide bonds with proteins and is generally at a low concentration. Metabolites may not be quantifiable if they are only present in very low concentrations.</w:delText>
        </w:r>
      </w:del>
      <w:ins w:id="103" w:author="James Cox" w:date="2020-06-10T12:24:00Z">
        <w:r w:rsidR="00237BB1">
          <w:rPr>
            <w:w w:val="105"/>
          </w:rPr>
          <w:t xml:space="preserve"> </w:t>
        </w:r>
      </w:ins>
    </w:p>
    <w:p w14:paraId="039A38CD" w14:textId="77777777" w:rsidR="00617E67" w:rsidDel="00237BB1" w:rsidRDefault="00617E67">
      <w:pPr>
        <w:pStyle w:val="BodyText"/>
        <w:rPr>
          <w:del w:id="104" w:author="James Cox" w:date="2020-06-10T12:24:00Z"/>
          <w:sz w:val="27"/>
        </w:rPr>
      </w:pPr>
    </w:p>
    <w:p w14:paraId="4E81C718" w14:textId="77777777" w:rsidR="00617E67" w:rsidRDefault="00E8776B" w:rsidP="00237BB1">
      <w:pPr>
        <w:pStyle w:val="BodyText"/>
        <w:spacing w:before="1" w:line="280" w:lineRule="auto"/>
        <w:ind w:left="120" w:right="159"/>
        <w:pPrChange w:id="105" w:author="James Cox" w:date="2020-06-10T12:24:00Z">
          <w:pPr>
            <w:pStyle w:val="BodyText"/>
            <w:spacing w:line="280" w:lineRule="auto"/>
            <w:ind w:left="120" w:right="153"/>
          </w:pPr>
        </w:pPrChange>
      </w:pPr>
      <w:r>
        <w:rPr>
          <w:w w:val="105"/>
        </w:rPr>
        <w:t xml:space="preserve">Resulting data from all samples were normalized to the internal standard d4-succinate. </w:t>
      </w:r>
      <w:del w:id="106" w:author="James Cox" w:date="2020-06-10T12:25:00Z">
        <w:r w:rsidDel="00237BB1">
          <w:rPr>
            <w:w w:val="105"/>
          </w:rPr>
          <w:delText>Samples highlighted in yellow were swapped with normalized data from the unsaturated run. The identity of each peak was ensured by visualization in Mass Hunter Qual and Quant. The data has also been</w:delText>
        </w:r>
      </w:del>
    </w:p>
    <w:p w14:paraId="63BFCD84" w14:textId="77777777" w:rsidR="00617E67" w:rsidRDefault="00617E67">
      <w:pPr>
        <w:spacing w:line="280" w:lineRule="auto"/>
        <w:sectPr w:rsidR="00617E67">
          <w:pgSz w:w="11900" w:h="16820"/>
          <w:pgMar w:top="640" w:right="600" w:bottom="280" w:left="600" w:header="720" w:footer="720" w:gutter="0"/>
          <w:cols w:space="720"/>
        </w:sectPr>
      </w:pPr>
    </w:p>
    <w:p w14:paraId="503C2D13" w14:textId="77777777" w:rsidR="00617E67" w:rsidRDefault="00E8776B">
      <w:pPr>
        <w:pStyle w:val="BodyText"/>
        <w:spacing w:before="107" w:line="280" w:lineRule="auto"/>
        <w:ind w:left="120" w:right="146"/>
      </w:pPr>
      <w:r>
        <w:rPr>
          <w:noProof/>
        </w:rPr>
        <w:lastRenderedPageBreak/>
        <w:drawing>
          <wp:anchor distT="0" distB="0" distL="0" distR="0" simplePos="0" relativeHeight="250415104" behindDoc="1" locked="0" layoutInCell="1" allowOverlap="1" wp14:anchorId="7D68744A" wp14:editId="2B42370A">
            <wp:simplePos x="0" y="0"/>
            <wp:positionH relativeFrom="page">
              <wp:posOffset>0</wp:posOffset>
            </wp:positionH>
            <wp:positionV relativeFrom="page">
              <wp:posOffset>0</wp:posOffset>
            </wp:positionV>
            <wp:extent cx="7556500" cy="1068070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5" cstate="print"/>
                    <a:stretch>
                      <a:fillRect/>
                    </a:stretch>
                  </pic:blipFill>
                  <pic:spPr>
                    <a:xfrm>
                      <a:off x="0" y="0"/>
                      <a:ext cx="7556500" cy="10680700"/>
                    </a:xfrm>
                    <a:prstGeom prst="rect">
                      <a:avLst/>
                    </a:prstGeom>
                  </pic:spPr>
                </pic:pic>
              </a:graphicData>
            </a:graphic>
          </wp:anchor>
        </w:drawing>
      </w:r>
      <w:del w:id="107" w:author="James Cox" w:date="2020-06-10T12:25:00Z">
        <w:r w:rsidDel="00237BB1">
          <w:rPr>
            <w:w w:val="105"/>
          </w:rPr>
          <w:delText>roughly reordered by metabolic process. False positives were removed. All but the best representative of duplicate metabolites, which were created through variability in the derivatization process, were also</w:delText>
        </w:r>
        <w:r w:rsidDel="00237BB1">
          <w:rPr>
            <w:spacing w:val="-9"/>
            <w:w w:val="105"/>
          </w:rPr>
          <w:delText xml:space="preserve"> </w:delText>
        </w:r>
        <w:r w:rsidDel="00237BB1">
          <w:rPr>
            <w:w w:val="105"/>
          </w:rPr>
          <w:delText>removed.</w:delText>
        </w:r>
      </w:del>
    </w:p>
    <w:p w14:paraId="2F9A0FDD" w14:textId="77777777" w:rsidR="00617E67" w:rsidRDefault="00617E67">
      <w:pPr>
        <w:pStyle w:val="BodyText"/>
        <w:spacing w:before="4"/>
        <w:rPr>
          <w:sz w:val="26"/>
        </w:rPr>
      </w:pPr>
    </w:p>
    <w:p w14:paraId="445F6295" w14:textId="77777777" w:rsidR="00617E67" w:rsidRDefault="00E8776B">
      <w:pPr>
        <w:pStyle w:val="Heading3"/>
        <w:numPr>
          <w:ilvl w:val="1"/>
          <w:numId w:val="4"/>
        </w:numPr>
        <w:tabs>
          <w:tab w:val="left" w:pos="490"/>
        </w:tabs>
        <w:spacing w:before="1"/>
      </w:pPr>
      <w:bookmarkStart w:id="108" w:name="9.2_Human_lung_adenocarcinoma_metabolomi"/>
      <w:bookmarkEnd w:id="108"/>
      <w:r>
        <w:rPr>
          <w:w w:val="105"/>
        </w:rPr>
        <w:t>Human lung adenocarcinoma</w:t>
      </w:r>
      <w:r>
        <w:rPr>
          <w:spacing w:val="-25"/>
          <w:w w:val="105"/>
        </w:rPr>
        <w:t xml:space="preserve"> </w:t>
      </w:r>
      <w:r>
        <w:rPr>
          <w:w w:val="105"/>
        </w:rPr>
        <w:t>metabolomics.</w:t>
      </w:r>
    </w:p>
    <w:p w14:paraId="1A55CB0B" w14:textId="77777777" w:rsidR="00617E67" w:rsidRDefault="00617E67">
      <w:pPr>
        <w:pStyle w:val="BodyText"/>
        <w:spacing w:before="10"/>
        <w:rPr>
          <w:b/>
          <w:sz w:val="29"/>
        </w:rPr>
      </w:pPr>
    </w:p>
    <w:p w14:paraId="685B2176" w14:textId="77777777" w:rsidR="00617E67" w:rsidRDefault="00E8776B">
      <w:pPr>
        <w:pStyle w:val="BodyText"/>
        <w:spacing w:line="280" w:lineRule="auto"/>
        <w:ind w:left="119" w:right="84"/>
      </w:pPr>
      <w:r>
        <w:rPr>
          <w:w w:val="105"/>
        </w:rPr>
        <w:t xml:space="preserve">Data were accessed from Metabolomics Workbench [ </w:t>
      </w:r>
      <w:hyperlink w:anchor="_bookmark63" w:history="1">
        <w:r>
          <w:rPr>
            <w:color w:val="2195F2"/>
            <w:w w:val="105"/>
            <w:u w:val="single" w:color="2195F2"/>
          </w:rPr>
          <w:t>56</w:t>
        </w:r>
      </w:hyperlink>
      <w:r>
        <w:rPr>
          <w:w w:val="105"/>
        </w:rPr>
        <w:t>] and processed as in our previous re-study of this data [</w:t>
      </w:r>
      <w:hyperlink w:anchor="_bookmark26" w:history="1">
        <w:r>
          <w:rPr>
            <w:color w:val="2195F2"/>
            <w:w w:val="105"/>
            <w:u w:val="single" w:color="2195F2"/>
          </w:rPr>
          <w:t>19</w:t>
        </w:r>
      </w:hyperlink>
      <w:r>
        <w:rPr>
          <w:w w:val="105"/>
        </w:rPr>
        <w:t>].</w:t>
      </w:r>
    </w:p>
    <w:p w14:paraId="0B1F9C1D" w14:textId="77777777" w:rsidR="00617E67" w:rsidRDefault="00617E67">
      <w:pPr>
        <w:pStyle w:val="BodyText"/>
        <w:spacing w:before="8"/>
        <w:rPr>
          <w:sz w:val="26"/>
        </w:rPr>
      </w:pPr>
    </w:p>
    <w:p w14:paraId="56B4BBC2" w14:textId="77777777" w:rsidR="00617E67" w:rsidRDefault="00E8776B">
      <w:pPr>
        <w:pStyle w:val="Heading2"/>
        <w:numPr>
          <w:ilvl w:val="0"/>
          <w:numId w:val="4"/>
        </w:numPr>
        <w:tabs>
          <w:tab w:val="left" w:pos="527"/>
        </w:tabs>
        <w:ind w:left="526" w:hanging="407"/>
      </w:pPr>
      <w:bookmarkStart w:id="109" w:name="10._Data_availability."/>
      <w:bookmarkEnd w:id="109"/>
      <w:r>
        <w:rPr>
          <w:w w:val="110"/>
        </w:rPr>
        <w:t>Data</w:t>
      </w:r>
      <w:r>
        <w:rPr>
          <w:spacing w:val="-12"/>
          <w:w w:val="110"/>
        </w:rPr>
        <w:t xml:space="preserve"> </w:t>
      </w:r>
      <w:r>
        <w:rPr>
          <w:w w:val="110"/>
        </w:rPr>
        <w:t>availability.</w:t>
      </w:r>
    </w:p>
    <w:p w14:paraId="6E93D64B" w14:textId="77777777" w:rsidR="00617E67" w:rsidRDefault="00617E67">
      <w:pPr>
        <w:pStyle w:val="BodyText"/>
        <w:spacing w:before="1"/>
        <w:rPr>
          <w:b/>
          <w:sz w:val="30"/>
        </w:rPr>
      </w:pPr>
    </w:p>
    <w:p w14:paraId="3890ECC3" w14:textId="77777777" w:rsidR="00617E67" w:rsidRDefault="00E8776B">
      <w:pPr>
        <w:pStyle w:val="BodyText"/>
        <w:spacing w:line="280" w:lineRule="auto"/>
        <w:ind w:left="120" w:right="368"/>
      </w:pPr>
      <w:r>
        <w:rPr>
          <w:w w:val="105"/>
        </w:rPr>
        <w:t xml:space="preserve">Raw data produced for this study are in the process of being uploaded to the appropriate repositories. In the meantime, the raw data can be accessed at [ </w:t>
      </w:r>
      <w:hyperlink w:anchor="_bookmark61" w:history="1">
        <w:r>
          <w:rPr>
            <w:color w:val="2195F2"/>
            <w:w w:val="105"/>
            <w:u w:val="single" w:color="2195F2"/>
          </w:rPr>
          <w:t>54</w:t>
        </w:r>
      </w:hyperlink>
      <w:r>
        <w:rPr>
          <w:w w:val="105"/>
        </w:rPr>
        <w:t>].</w:t>
      </w:r>
    </w:p>
    <w:p w14:paraId="2AD7D5E0" w14:textId="77777777" w:rsidR="00617E67" w:rsidRDefault="00617E67">
      <w:pPr>
        <w:pStyle w:val="BodyText"/>
        <w:spacing w:before="6"/>
        <w:rPr>
          <w:sz w:val="23"/>
        </w:rPr>
      </w:pPr>
    </w:p>
    <w:p w14:paraId="3534AE78" w14:textId="77777777" w:rsidR="00617E67" w:rsidRDefault="00E8776B">
      <w:pPr>
        <w:pStyle w:val="BodyText"/>
        <w:spacing w:line="298" w:lineRule="exact"/>
        <w:ind w:left="119"/>
        <w:rPr>
          <w:i/>
        </w:rPr>
      </w:pPr>
      <w:r>
        <w:rPr>
          <w:w w:val="105"/>
        </w:rPr>
        <w:t xml:space="preserve">The curated networks for these data are available at [ </w:t>
      </w:r>
      <w:hyperlink w:anchor="_bookmark61" w:history="1">
        <w:r>
          <w:rPr>
            <w:color w:val="2195F2"/>
            <w:w w:val="105"/>
            <w:u w:val="single" w:color="2195F2"/>
          </w:rPr>
          <w:t>54</w:t>
        </w:r>
      </w:hyperlink>
      <w:r>
        <w:rPr>
          <w:w w:val="105"/>
        </w:rPr>
        <w:t xml:space="preserve">]. Networks were generated by taking the 12- hour </w:t>
      </w:r>
      <w:proofErr w:type="spellStart"/>
      <w:r>
        <w:rPr>
          <w:w w:val="105"/>
        </w:rPr>
        <w:t>transcriptomics</w:t>
      </w:r>
      <w:proofErr w:type="spellEnd"/>
      <w:r>
        <w:rPr>
          <w:w w:val="105"/>
        </w:rPr>
        <w:t xml:space="preserve"> and proteomics datasets with their appropriate log</w:t>
      </w:r>
      <w:r>
        <w:rPr>
          <w:w w:val="105"/>
          <w:position w:val="-10"/>
        </w:rPr>
        <w:t>2</w:t>
      </w:r>
      <w:r>
        <w:rPr>
          <w:w w:val="105"/>
        </w:rPr>
        <w:t xml:space="preserve">(fold change) and statistical values, along with the 0, 15, 30, 60, and </w:t>
      </w:r>
      <w:proofErr w:type="gramStart"/>
      <w:r>
        <w:rPr>
          <w:w w:val="105"/>
        </w:rPr>
        <w:t>180 minute</w:t>
      </w:r>
      <w:proofErr w:type="gramEnd"/>
      <w:r>
        <w:rPr>
          <w:w w:val="105"/>
        </w:rPr>
        <w:t xml:space="preserve"> metabolomics datasets with their respective log</w:t>
      </w:r>
      <w:r>
        <w:rPr>
          <w:w w:val="105"/>
          <w:position w:val="-10"/>
        </w:rPr>
        <w:t>2</w:t>
      </w:r>
      <w:r>
        <w:rPr>
          <w:w w:val="105"/>
        </w:rPr>
        <w:t xml:space="preserve">(fold change) and statistical values and layering these data on the </w:t>
      </w:r>
      <w:r>
        <w:rPr>
          <w:i/>
          <w:w w:val="105"/>
        </w:rPr>
        <w:t xml:space="preserve">Saccharomyces </w:t>
      </w:r>
      <w:proofErr w:type="spellStart"/>
      <w:r>
        <w:rPr>
          <w:i/>
          <w:w w:val="105"/>
        </w:rPr>
        <w:t>cereviseae</w:t>
      </w:r>
      <w:proofErr w:type="spellEnd"/>
    </w:p>
    <w:p w14:paraId="4115FEFF" w14:textId="77777777" w:rsidR="00617E67" w:rsidRDefault="00E8776B">
      <w:pPr>
        <w:pStyle w:val="BodyText"/>
        <w:spacing w:before="31" w:line="280" w:lineRule="auto"/>
        <w:ind w:left="120"/>
      </w:pPr>
      <w:r>
        <w:rPr>
          <w:w w:val="105"/>
        </w:rPr>
        <w:t xml:space="preserve">global reaction network as curated by </w:t>
      </w:r>
      <w:proofErr w:type="spellStart"/>
      <w:r>
        <w:rPr>
          <w:w w:val="105"/>
        </w:rPr>
        <w:t>Metaboverse</w:t>
      </w:r>
      <w:proofErr w:type="spellEnd"/>
      <w:r>
        <w:rPr>
          <w:w w:val="105"/>
        </w:rPr>
        <w:t xml:space="preserve"> from the </w:t>
      </w:r>
      <w:proofErr w:type="spellStart"/>
      <w:r>
        <w:rPr>
          <w:w w:val="105"/>
        </w:rPr>
        <w:t>Reactome</w:t>
      </w:r>
      <w:proofErr w:type="spellEnd"/>
      <w:r>
        <w:rPr>
          <w:w w:val="105"/>
        </w:rPr>
        <w:t xml:space="preserve"> database. Reaction motifs and global connectivity analyses were performed within the </w:t>
      </w:r>
      <w:proofErr w:type="spellStart"/>
      <w:r>
        <w:rPr>
          <w:w w:val="105"/>
        </w:rPr>
        <w:t>Metaboverse</w:t>
      </w:r>
      <w:proofErr w:type="spellEnd"/>
      <w:r>
        <w:rPr>
          <w:w w:val="105"/>
        </w:rPr>
        <w:t xml:space="preserve"> platform.</w:t>
      </w:r>
    </w:p>
    <w:p w14:paraId="03E44878" w14:textId="77777777" w:rsidR="00617E67" w:rsidRDefault="00617E67">
      <w:pPr>
        <w:pStyle w:val="BodyText"/>
        <w:spacing w:before="3"/>
        <w:rPr>
          <w:sz w:val="26"/>
        </w:rPr>
      </w:pPr>
    </w:p>
    <w:p w14:paraId="67BCD02D" w14:textId="77777777" w:rsidR="00617E67" w:rsidRDefault="00E8776B">
      <w:pPr>
        <w:pStyle w:val="BodyText"/>
        <w:ind w:left="120"/>
      </w:pPr>
      <w:r>
        <w:rPr>
          <w:w w:val="105"/>
        </w:rPr>
        <w:t xml:space="preserve">The </w:t>
      </w:r>
      <w:proofErr w:type="spellStart"/>
      <w:r>
        <w:rPr>
          <w:w w:val="105"/>
        </w:rPr>
        <w:t>Metaboverse</w:t>
      </w:r>
      <w:proofErr w:type="spellEnd"/>
      <w:r>
        <w:rPr>
          <w:w w:val="105"/>
        </w:rPr>
        <w:t xml:space="preserve"> source code is available at [ </w:t>
      </w:r>
      <w:hyperlink w:anchor="_bookmark64" w:history="1">
        <w:r>
          <w:rPr>
            <w:color w:val="2195F2"/>
            <w:w w:val="105"/>
            <w:u w:val="single" w:color="2195F2"/>
          </w:rPr>
          <w:t>57</w:t>
        </w:r>
      </w:hyperlink>
      <w:r>
        <w:rPr>
          <w:w w:val="105"/>
        </w:rPr>
        <w:t xml:space="preserve">] and archived versions can be accessed at </w:t>
      </w:r>
      <w:proofErr w:type="spellStart"/>
      <w:r>
        <w:rPr>
          <w:w w:val="105"/>
        </w:rPr>
        <w:t>Zenodo</w:t>
      </w:r>
      <w:proofErr w:type="spellEnd"/>
      <w:r>
        <w:rPr>
          <w:w w:val="105"/>
        </w:rPr>
        <w:t xml:space="preserve"> [].</w:t>
      </w:r>
    </w:p>
    <w:p w14:paraId="518B2B1C" w14:textId="77777777" w:rsidR="00617E67" w:rsidRDefault="00617E67">
      <w:pPr>
        <w:pStyle w:val="BodyText"/>
        <w:spacing w:before="11"/>
        <w:rPr>
          <w:sz w:val="29"/>
        </w:rPr>
      </w:pPr>
    </w:p>
    <w:p w14:paraId="6301A610" w14:textId="77777777" w:rsidR="00617E67" w:rsidRDefault="00E8776B">
      <w:pPr>
        <w:pStyle w:val="BodyText"/>
        <w:spacing w:line="280" w:lineRule="auto"/>
        <w:ind w:left="120" w:right="813"/>
      </w:pPr>
      <w:r>
        <w:rPr>
          <w:w w:val="105"/>
        </w:rPr>
        <w:t xml:space="preserve">The source code and data for this manuscript and subsequent analyses is available at [ </w:t>
      </w:r>
      <w:hyperlink w:anchor="_bookmark65" w:history="1">
        <w:r>
          <w:rPr>
            <w:color w:val="2195F2"/>
            <w:w w:val="105"/>
            <w:u w:val="single" w:color="2195F2"/>
          </w:rPr>
          <w:t>58</w:t>
        </w:r>
      </w:hyperlink>
      <w:r>
        <w:rPr>
          <w:w w:val="105"/>
        </w:rPr>
        <w:t xml:space="preserve">] and archived versions can be accessed at </w:t>
      </w:r>
      <w:proofErr w:type="spellStart"/>
      <w:r>
        <w:rPr>
          <w:w w:val="105"/>
        </w:rPr>
        <w:t>Zenodo</w:t>
      </w:r>
      <w:proofErr w:type="spellEnd"/>
      <w:r>
        <w:rPr>
          <w:w w:val="105"/>
        </w:rPr>
        <w:t xml:space="preserve"> [].</w:t>
      </w:r>
    </w:p>
    <w:p w14:paraId="514CAC4C" w14:textId="77777777" w:rsidR="00617E67" w:rsidRDefault="00617E67">
      <w:pPr>
        <w:pStyle w:val="BodyText"/>
        <w:spacing w:before="3"/>
        <w:rPr>
          <w:sz w:val="27"/>
        </w:rPr>
      </w:pPr>
    </w:p>
    <w:p w14:paraId="057ABC73" w14:textId="77777777" w:rsidR="00617E67" w:rsidRDefault="007957CD">
      <w:pPr>
        <w:pStyle w:val="Heading1"/>
        <w:spacing w:before="0"/>
      </w:pPr>
      <w:r>
        <w:rPr>
          <w:noProof/>
        </w:rPr>
        <mc:AlternateContent>
          <mc:Choice Requires="wps">
            <w:drawing>
              <wp:anchor distT="0" distB="0" distL="0" distR="0" simplePos="0" relativeHeight="251701248" behindDoc="1" locked="0" layoutInCell="1" allowOverlap="1" wp14:anchorId="264653B9" wp14:editId="7306B8EB">
                <wp:simplePos x="0" y="0"/>
                <wp:positionH relativeFrom="page">
                  <wp:posOffset>457200</wp:posOffset>
                </wp:positionH>
                <wp:positionV relativeFrom="paragraph">
                  <wp:posOffset>263525</wp:posOffset>
                </wp:positionV>
                <wp:extent cx="6645910" cy="1270"/>
                <wp:effectExtent l="0" t="0" r="0" b="0"/>
                <wp:wrapTopAndBottom/>
                <wp:docPr id="1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487">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48AA0" id="Freeform 6" o:spid="_x0000_s1026" style="position:absolute;margin-left:36pt;margin-top:20.75pt;width:523.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" path="m,l10466,e" filled="f" strokecolor="#bcbcbc" strokeweight=".26353mm">
                <v:path arrowok="t" o:connecttype="custom" o:connectlocs="0,0;6645910,0" o:connectangles="0,0"/>
                <w10:wrap type="topAndBottom" anchorx="page"/>
              </v:shape>
            </w:pict>
          </mc:Fallback>
        </mc:AlternateContent>
      </w:r>
      <w:bookmarkStart w:id="110" w:name="Acknowledgements"/>
      <w:bookmarkEnd w:id="110"/>
      <w:r w:rsidR="00E8776B">
        <w:rPr>
          <w:w w:val="105"/>
        </w:rPr>
        <w:t>Acknowledgements</w:t>
      </w:r>
    </w:p>
    <w:p w14:paraId="509C3D47" w14:textId="77777777" w:rsidR="00617E67" w:rsidRDefault="00E8776B">
      <w:pPr>
        <w:pStyle w:val="BodyText"/>
        <w:spacing w:before="298" w:line="280" w:lineRule="auto"/>
        <w:ind w:left="120" w:right="351"/>
      </w:pPr>
      <w:r>
        <w:t xml:space="preserve">We thank Alex J. </w:t>
      </w:r>
      <w:proofErr w:type="spellStart"/>
      <w:r>
        <w:t>Bott</w:t>
      </w:r>
      <w:proofErr w:type="spellEnd"/>
      <w:r>
        <w:t xml:space="preserve"> (U. of Utah), Ahmad A. </w:t>
      </w:r>
      <w:proofErr w:type="spellStart"/>
      <w:r>
        <w:t>Cluntun</w:t>
      </w:r>
      <w:proofErr w:type="spellEnd"/>
      <w:r>
        <w:t xml:space="preserve"> (U. of Utah), Kevin G. Hicks (U. of Utah), Jeffrey T. Morgan (U. of Utah), and other members of the </w:t>
      </w:r>
      <w:proofErr w:type="gramStart"/>
      <w:r>
        <w:t>Rutter  lab</w:t>
      </w:r>
      <w:proofErr w:type="gramEnd"/>
      <w:r>
        <w:t xml:space="preserve">  for  their  thoughtful  insights  and suggestions. We thank Brian </w:t>
      </w:r>
      <w:proofErr w:type="spellStart"/>
      <w:r>
        <w:t>Dalley</w:t>
      </w:r>
      <w:proofErr w:type="spellEnd"/>
      <w:r>
        <w:t xml:space="preserve"> and the University of Utah High-Throughput Genomics Core for    help with RNA-sequencing library preparation. The support and resources from the Center for High- Performance Computing at the University of Utah are gratefully</w:t>
      </w:r>
      <w:r>
        <w:rPr>
          <w:spacing w:val="27"/>
        </w:rPr>
        <w:t xml:space="preserve"> </w:t>
      </w:r>
      <w:r>
        <w:t>acknowledged.</w:t>
      </w:r>
    </w:p>
    <w:p w14:paraId="14E79ACC" w14:textId="77777777" w:rsidR="00617E67" w:rsidRDefault="00617E67">
      <w:pPr>
        <w:pStyle w:val="BodyText"/>
        <w:spacing w:before="6"/>
        <w:rPr>
          <w:sz w:val="27"/>
        </w:rPr>
      </w:pPr>
    </w:p>
    <w:p w14:paraId="142A3AF6" w14:textId="77777777" w:rsidR="00617E67" w:rsidRDefault="007957CD">
      <w:pPr>
        <w:pStyle w:val="Heading1"/>
        <w:spacing w:before="0"/>
      </w:pPr>
      <w:r>
        <w:rPr>
          <w:noProof/>
        </w:rPr>
        <mc:AlternateContent>
          <mc:Choice Requires="wps">
            <w:drawing>
              <wp:anchor distT="0" distB="0" distL="0" distR="0" simplePos="0" relativeHeight="251702272" behindDoc="1" locked="0" layoutInCell="1" allowOverlap="1" wp14:anchorId="63F111F8" wp14:editId="324B4803">
                <wp:simplePos x="0" y="0"/>
                <wp:positionH relativeFrom="page">
                  <wp:posOffset>457200</wp:posOffset>
                </wp:positionH>
                <wp:positionV relativeFrom="paragraph">
                  <wp:posOffset>263525</wp:posOffset>
                </wp:positionV>
                <wp:extent cx="6645910" cy="1270"/>
                <wp:effectExtent l="0" t="0" r="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7095C" id="Freeform 5" o:spid="_x0000_s1026" style="position:absolute;margin-left:36pt;margin-top:20.75pt;width:523.3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" path="m,l10466,e" filled="f" strokecolor="#bcbcbc">
                <v:path arrowok="t" o:connecttype="custom" o:connectlocs="0,0;6645910,0" o:connectangles="0,0"/>
                <w10:wrap type="topAndBottom" anchorx="page"/>
              </v:shape>
            </w:pict>
          </mc:Fallback>
        </mc:AlternateContent>
      </w:r>
      <w:bookmarkStart w:id="111" w:name="Funding"/>
      <w:bookmarkEnd w:id="111"/>
      <w:r w:rsidR="00E8776B">
        <w:rPr>
          <w:w w:val="105"/>
        </w:rPr>
        <w:t>Funding</w:t>
      </w:r>
    </w:p>
    <w:p w14:paraId="3324A158" w14:textId="77777777" w:rsidR="00617E67" w:rsidRDefault="00E8776B">
      <w:pPr>
        <w:pStyle w:val="BodyText"/>
        <w:spacing w:before="298" w:line="280" w:lineRule="auto"/>
        <w:ind w:left="120" w:right="368"/>
      </w:pPr>
      <w:r>
        <w:t xml:space="preserve">J.A.B. received support from the National Institute of Diabetes and Digestive and Kidney Diseases (NIDDK) Inter-disciplinary Training Grant T32 Program in Computational Approaches to Diabetes and Metabolism Research, 1T32DK11096601 to Wendy W. Chapman and Simon J. Fisher (https:// </w:t>
      </w:r>
      <w:hyperlink r:id="rId18">
        <w:r>
          <w:t xml:space="preserve">www.niddk.nih.gov/). </w:t>
        </w:r>
      </w:hyperlink>
      <w:r>
        <w:t>S.M.N. received support from The United Mitochondrial Disease Foundation</w:t>
      </w:r>
      <w:hyperlink r:id="rId19">
        <w:r>
          <w:t xml:space="preserve"> (https://www.umdf.org/) </w:t>
        </w:r>
      </w:hyperlink>
      <w:r>
        <w:t xml:space="preserve">and American Cancer  Society  </w:t>
      </w:r>
      <w:hyperlink r:id="rId20">
        <w:r>
          <w:t xml:space="preserve">(https://www.cancer.org/)  </w:t>
        </w:r>
      </w:hyperlink>
      <w:r>
        <w:t>postdoctoral fellowships, along with T32HL007576. J.E.C. is funded by S10OD016232, S10OD021505, and U54DK110858. This work was supported by NIDDK fellowship 1T32DK11096601 (to J.A.B.) (https://</w:t>
      </w:r>
      <w:hyperlink r:id="rId21">
        <w:r>
          <w:t xml:space="preserve"> www.niddk.nih.gov/) </w:t>
        </w:r>
      </w:hyperlink>
      <w:r>
        <w:t xml:space="preserve">and NIH grant R35GM13185 (to J.R.) </w:t>
      </w:r>
      <w:hyperlink r:id="rId22">
        <w:r>
          <w:t xml:space="preserve">(https://www.nih.gov/). </w:t>
        </w:r>
      </w:hyperlink>
      <w:r>
        <w:t>The computational resources used were partially funded by the NIH Shared Instrumentation Grant 1S10OD021644-01A1</w:t>
      </w:r>
      <w:hyperlink r:id="rId23">
        <w:r>
          <w:t xml:space="preserve"> (https://www.nih.gov/). </w:t>
        </w:r>
      </w:hyperlink>
      <w:r>
        <w:t>Mass spectrometry equipment was obtained through NCRR Shared Instrumentation Grant 1S10OD016232-01, 1S10OD018210-01A1, and 1S10OD021505-01. The funders had no role in study design, data collection and analysis, decision to publish, or preparation of the manuscript.</w:t>
      </w:r>
    </w:p>
    <w:p w14:paraId="1F4E8CBB" w14:textId="77777777" w:rsidR="00617E67" w:rsidRDefault="00617E67">
      <w:pPr>
        <w:spacing w:line="280" w:lineRule="auto"/>
        <w:sectPr w:rsidR="00617E67">
          <w:pgSz w:w="11900" w:h="16820"/>
          <w:pgMar w:top="640" w:right="600" w:bottom="280" w:left="600" w:header="720" w:footer="720" w:gutter="0"/>
          <w:cols w:space="720"/>
        </w:sectPr>
      </w:pPr>
    </w:p>
    <w:p w14:paraId="23799AA8" w14:textId="77777777" w:rsidR="00617E67" w:rsidRDefault="007957CD">
      <w:pPr>
        <w:pStyle w:val="Heading1"/>
      </w:pPr>
      <w:r>
        <w:rPr>
          <w:noProof/>
        </w:rPr>
        <w:lastRenderedPageBreak/>
        <mc:AlternateContent>
          <mc:Choice Requires="wps">
            <w:drawing>
              <wp:anchor distT="0" distB="0" distL="0" distR="0" simplePos="0" relativeHeight="251704320" behindDoc="1" locked="0" layoutInCell="1" allowOverlap="1" wp14:anchorId="0D166AAB" wp14:editId="3006D1DA">
                <wp:simplePos x="0" y="0"/>
                <wp:positionH relativeFrom="page">
                  <wp:posOffset>457200</wp:posOffset>
                </wp:positionH>
                <wp:positionV relativeFrom="paragraph">
                  <wp:posOffset>339090</wp:posOffset>
                </wp:positionV>
                <wp:extent cx="6645910"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DF71B" id="Freeform 4" o:spid="_x0000_s1026" style="position:absolute;margin-left:36pt;margin-top:26.7pt;width:523.3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" path="m,l10466,e" filled="f" strokecolor="#bcbcbc">
                <v:path arrowok="t" o:connecttype="custom" o:connectlocs="0,0;6645910,0" o:connectangles="0,0"/>
                <w10:wrap type="topAndBottom" anchorx="page"/>
              </v:shape>
            </w:pict>
          </mc:Fallback>
        </mc:AlternateContent>
      </w:r>
      <w:r w:rsidR="00E8776B">
        <w:rPr>
          <w:noProof/>
        </w:rPr>
        <w:drawing>
          <wp:anchor distT="0" distB="0" distL="0" distR="0" simplePos="0" relativeHeight="250417152" behindDoc="1" locked="0" layoutInCell="1" allowOverlap="1" wp14:anchorId="10AD66B9" wp14:editId="674A8878">
            <wp:simplePos x="0" y="0"/>
            <wp:positionH relativeFrom="page">
              <wp:posOffset>0</wp:posOffset>
            </wp:positionH>
            <wp:positionV relativeFrom="page">
              <wp:posOffset>0</wp:posOffset>
            </wp:positionV>
            <wp:extent cx="7556500" cy="10680700"/>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12" w:name="Contributions"/>
      <w:bookmarkEnd w:id="112"/>
      <w:r w:rsidR="00E8776B">
        <w:rPr>
          <w:w w:val="105"/>
        </w:rPr>
        <w:t>Contributions</w:t>
      </w:r>
    </w:p>
    <w:p w14:paraId="0B2EE5C4" w14:textId="77777777" w:rsidR="00617E67" w:rsidRDefault="00E8776B">
      <w:pPr>
        <w:pStyle w:val="ListParagraph"/>
        <w:numPr>
          <w:ilvl w:val="2"/>
          <w:numId w:val="3"/>
        </w:numPr>
        <w:tabs>
          <w:tab w:val="left" w:pos="420"/>
        </w:tabs>
        <w:spacing w:before="223"/>
      </w:pPr>
      <w:r>
        <w:t>Conceptualization: J.A.B., T.C.W., B.W.,</w:t>
      </w:r>
      <w:r>
        <w:rPr>
          <w:spacing w:val="-27"/>
        </w:rPr>
        <w:t xml:space="preserve"> </w:t>
      </w:r>
      <w:r>
        <w:t>J.R.</w:t>
      </w:r>
    </w:p>
    <w:p w14:paraId="213155AA" w14:textId="77777777" w:rsidR="00617E67" w:rsidRDefault="00E8776B">
      <w:pPr>
        <w:pStyle w:val="ListParagraph"/>
        <w:numPr>
          <w:ilvl w:val="2"/>
          <w:numId w:val="3"/>
        </w:numPr>
        <w:tabs>
          <w:tab w:val="left" w:pos="420"/>
        </w:tabs>
        <w:spacing w:before="44"/>
      </w:pPr>
      <w:r>
        <w:t>Supervision: J.A.B., B.W.,</w:t>
      </w:r>
      <w:r>
        <w:rPr>
          <w:spacing w:val="-19"/>
        </w:rPr>
        <w:t xml:space="preserve"> </w:t>
      </w:r>
      <w:r>
        <w:t>J.R.</w:t>
      </w:r>
    </w:p>
    <w:p w14:paraId="7CB01CD7" w14:textId="77777777" w:rsidR="00617E67" w:rsidRDefault="00E8776B">
      <w:pPr>
        <w:pStyle w:val="ListParagraph"/>
        <w:numPr>
          <w:ilvl w:val="2"/>
          <w:numId w:val="3"/>
        </w:numPr>
        <w:tabs>
          <w:tab w:val="left" w:pos="420"/>
        </w:tabs>
        <w:spacing w:before="44"/>
      </w:pPr>
      <w:r>
        <w:t>Project Administration:</w:t>
      </w:r>
      <w:r>
        <w:rPr>
          <w:spacing w:val="-10"/>
        </w:rPr>
        <w:t xml:space="preserve"> </w:t>
      </w:r>
      <w:r>
        <w:t>J.A.B.</w:t>
      </w:r>
    </w:p>
    <w:p w14:paraId="0B4F6C41" w14:textId="77777777" w:rsidR="00617E67" w:rsidRDefault="00E8776B">
      <w:pPr>
        <w:pStyle w:val="ListParagraph"/>
        <w:numPr>
          <w:ilvl w:val="2"/>
          <w:numId w:val="3"/>
        </w:numPr>
        <w:tabs>
          <w:tab w:val="left" w:pos="420"/>
        </w:tabs>
        <w:spacing w:before="44"/>
      </w:pPr>
      <w:r>
        <w:t>Investigation: J.A.B., T.C.W., Y.O., S.M.N.,</w:t>
      </w:r>
      <w:r>
        <w:rPr>
          <w:spacing w:val="-34"/>
        </w:rPr>
        <w:t xml:space="preserve"> </w:t>
      </w:r>
      <w:r>
        <w:t>T.V.</w:t>
      </w:r>
    </w:p>
    <w:p w14:paraId="00F8AEBE" w14:textId="77777777" w:rsidR="00617E67" w:rsidRDefault="00E8776B">
      <w:pPr>
        <w:pStyle w:val="ListParagraph"/>
        <w:numPr>
          <w:ilvl w:val="2"/>
          <w:numId w:val="3"/>
        </w:numPr>
        <w:tabs>
          <w:tab w:val="left" w:pos="420"/>
        </w:tabs>
        <w:spacing w:before="44"/>
      </w:pPr>
      <w:r>
        <w:t>Formal Analysis:</w:t>
      </w:r>
      <w:r>
        <w:rPr>
          <w:spacing w:val="-11"/>
        </w:rPr>
        <w:t xml:space="preserve"> </w:t>
      </w:r>
      <w:r>
        <w:t>J.A.B.</w:t>
      </w:r>
    </w:p>
    <w:p w14:paraId="5F545A2E" w14:textId="77777777" w:rsidR="00617E67" w:rsidRDefault="00E8776B">
      <w:pPr>
        <w:pStyle w:val="ListParagraph"/>
        <w:numPr>
          <w:ilvl w:val="2"/>
          <w:numId w:val="3"/>
        </w:numPr>
        <w:tabs>
          <w:tab w:val="left" w:pos="420"/>
        </w:tabs>
        <w:spacing w:before="44"/>
      </w:pPr>
      <w:r>
        <w:t>Software: J.A.B.,</w:t>
      </w:r>
      <w:r>
        <w:rPr>
          <w:spacing w:val="-12"/>
        </w:rPr>
        <w:t xml:space="preserve"> </w:t>
      </w:r>
      <w:r>
        <w:t>Y.Z.</w:t>
      </w:r>
    </w:p>
    <w:p w14:paraId="42148887" w14:textId="77777777" w:rsidR="00617E67" w:rsidRDefault="00E8776B">
      <w:pPr>
        <w:pStyle w:val="ListParagraph"/>
        <w:numPr>
          <w:ilvl w:val="2"/>
          <w:numId w:val="3"/>
        </w:numPr>
        <w:tabs>
          <w:tab w:val="left" w:pos="420"/>
        </w:tabs>
        <w:spacing w:before="44"/>
      </w:pPr>
      <w:r>
        <w:t>Methodology: J.A.B.,</w:t>
      </w:r>
      <w:r>
        <w:rPr>
          <w:spacing w:val="-11"/>
        </w:rPr>
        <w:t xml:space="preserve"> </w:t>
      </w:r>
      <w:r>
        <w:t>Y.Z.</w:t>
      </w:r>
    </w:p>
    <w:p w14:paraId="28C684FA" w14:textId="77777777" w:rsidR="00617E67" w:rsidRDefault="00E8776B">
      <w:pPr>
        <w:pStyle w:val="ListParagraph"/>
        <w:numPr>
          <w:ilvl w:val="2"/>
          <w:numId w:val="3"/>
        </w:numPr>
        <w:tabs>
          <w:tab w:val="left" w:pos="420"/>
        </w:tabs>
        <w:spacing w:before="45"/>
      </w:pPr>
      <w:r>
        <w:t>Validation: J.A.B., Y.O.,</w:t>
      </w:r>
      <w:r>
        <w:rPr>
          <w:spacing w:val="-18"/>
        </w:rPr>
        <w:t xml:space="preserve"> </w:t>
      </w:r>
      <w:r>
        <w:t>I.G.</w:t>
      </w:r>
    </w:p>
    <w:p w14:paraId="62E82DCE" w14:textId="77777777" w:rsidR="00617E67" w:rsidRDefault="00E8776B">
      <w:pPr>
        <w:pStyle w:val="ListParagraph"/>
        <w:numPr>
          <w:ilvl w:val="2"/>
          <w:numId w:val="3"/>
        </w:numPr>
        <w:tabs>
          <w:tab w:val="left" w:pos="420"/>
        </w:tabs>
        <w:spacing w:before="44"/>
      </w:pPr>
      <w:r>
        <w:t>Data Curation: J.A.B.,</w:t>
      </w:r>
      <w:r>
        <w:rPr>
          <w:spacing w:val="-17"/>
        </w:rPr>
        <w:t xml:space="preserve"> </w:t>
      </w:r>
      <w:r>
        <w:t>T.C.W.</w:t>
      </w:r>
    </w:p>
    <w:p w14:paraId="00322084" w14:textId="77777777" w:rsidR="00617E67" w:rsidRDefault="00E8776B">
      <w:pPr>
        <w:pStyle w:val="ListParagraph"/>
        <w:numPr>
          <w:ilvl w:val="2"/>
          <w:numId w:val="3"/>
        </w:numPr>
        <w:tabs>
          <w:tab w:val="left" w:pos="420"/>
        </w:tabs>
        <w:spacing w:before="44"/>
      </w:pPr>
      <w:r>
        <w:t>Resources: J.A.B., J.</w:t>
      </w:r>
      <w:ins w:id="113" w:author="James Cox" w:date="2020-06-10T12:26:00Z">
        <w:r w:rsidR="00237BB1">
          <w:t>E.</w:t>
        </w:r>
      </w:ins>
      <w:r>
        <w:t>C., B.W.,</w:t>
      </w:r>
      <w:r>
        <w:rPr>
          <w:spacing w:val="-29"/>
        </w:rPr>
        <w:t xml:space="preserve"> </w:t>
      </w:r>
      <w:r>
        <w:t>J.R.</w:t>
      </w:r>
    </w:p>
    <w:p w14:paraId="1E1611EA" w14:textId="77777777" w:rsidR="00617E67" w:rsidRDefault="00E8776B">
      <w:pPr>
        <w:pStyle w:val="ListParagraph"/>
        <w:numPr>
          <w:ilvl w:val="2"/>
          <w:numId w:val="3"/>
        </w:numPr>
        <w:tabs>
          <w:tab w:val="left" w:pos="420"/>
        </w:tabs>
        <w:spacing w:before="44"/>
      </w:pPr>
      <w:r>
        <w:t>Funding Acquisition: J.A.B., J.</w:t>
      </w:r>
      <w:ins w:id="114" w:author="James Cox" w:date="2020-06-10T12:26:00Z">
        <w:r w:rsidR="00237BB1">
          <w:t>E.</w:t>
        </w:r>
      </w:ins>
      <w:r>
        <w:t>C., B.W.,</w:t>
      </w:r>
      <w:r>
        <w:rPr>
          <w:spacing w:val="-34"/>
        </w:rPr>
        <w:t xml:space="preserve"> </w:t>
      </w:r>
      <w:r>
        <w:t>J.R.</w:t>
      </w:r>
    </w:p>
    <w:p w14:paraId="4FBA0D0F" w14:textId="77777777" w:rsidR="00617E67" w:rsidRDefault="00E8776B">
      <w:pPr>
        <w:pStyle w:val="ListParagraph"/>
        <w:numPr>
          <w:ilvl w:val="2"/>
          <w:numId w:val="3"/>
        </w:numPr>
        <w:tabs>
          <w:tab w:val="left" w:pos="420"/>
        </w:tabs>
        <w:spacing w:before="44"/>
      </w:pPr>
      <w:r>
        <w:t>Writing - Original Draft Preparation:</w:t>
      </w:r>
      <w:r>
        <w:rPr>
          <w:spacing w:val="-20"/>
        </w:rPr>
        <w:t xml:space="preserve"> </w:t>
      </w:r>
      <w:r>
        <w:t>J.A.B.</w:t>
      </w:r>
    </w:p>
    <w:p w14:paraId="2F93D284" w14:textId="77777777" w:rsidR="00617E67" w:rsidRDefault="00E8776B">
      <w:pPr>
        <w:pStyle w:val="ListParagraph"/>
        <w:numPr>
          <w:ilvl w:val="2"/>
          <w:numId w:val="3"/>
        </w:numPr>
        <w:tabs>
          <w:tab w:val="left" w:pos="420"/>
        </w:tabs>
        <w:spacing w:before="44"/>
      </w:pPr>
      <w:r>
        <w:t>Writing</w:t>
      </w:r>
      <w:r>
        <w:rPr>
          <w:spacing w:val="-14"/>
        </w:rPr>
        <w:t xml:space="preserve"> </w:t>
      </w:r>
      <w:r>
        <w:t>-</w:t>
      </w:r>
      <w:r>
        <w:rPr>
          <w:spacing w:val="-13"/>
        </w:rPr>
        <w:t xml:space="preserve"> </w:t>
      </w:r>
      <w:r>
        <w:t>Review</w:t>
      </w:r>
      <w:r>
        <w:rPr>
          <w:spacing w:val="-14"/>
        </w:rPr>
        <w:t xml:space="preserve"> </w:t>
      </w:r>
      <w:r>
        <w:t>&amp;</w:t>
      </w:r>
      <w:r>
        <w:rPr>
          <w:spacing w:val="-13"/>
        </w:rPr>
        <w:t xml:space="preserve"> </w:t>
      </w:r>
      <w:r>
        <w:t>Editing:</w:t>
      </w:r>
      <w:r>
        <w:rPr>
          <w:spacing w:val="-13"/>
        </w:rPr>
        <w:t xml:space="preserve"> </w:t>
      </w:r>
      <w:r>
        <w:t>J.A.B.,</w:t>
      </w:r>
      <w:r>
        <w:rPr>
          <w:spacing w:val="-14"/>
        </w:rPr>
        <w:t xml:space="preserve"> </w:t>
      </w:r>
      <w:r>
        <w:t>Y.Z.,</w:t>
      </w:r>
      <w:r>
        <w:rPr>
          <w:spacing w:val="-13"/>
        </w:rPr>
        <w:t xml:space="preserve"> </w:t>
      </w:r>
      <w:r>
        <w:t>T.C.W.,</w:t>
      </w:r>
      <w:r>
        <w:rPr>
          <w:spacing w:val="-13"/>
        </w:rPr>
        <w:t xml:space="preserve"> </w:t>
      </w:r>
      <w:r>
        <w:t>Y.O.,</w:t>
      </w:r>
      <w:r>
        <w:rPr>
          <w:spacing w:val="-14"/>
        </w:rPr>
        <w:t xml:space="preserve"> </w:t>
      </w:r>
      <w:r>
        <w:t>S.N.M.,</w:t>
      </w:r>
      <w:r>
        <w:rPr>
          <w:spacing w:val="-13"/>
        </w:rPr>
        <w:t xml:space="preserve"> </w:t>
      </w:r>
      <w:r>
        <w:t>T.V.,</w:t>
      </w:r>
      <w:r>
        <w:rPr>
          <w:spacing w:val="-14"/>
        </w:rPr>
        <w:t xml:space="preserve"> </w:t>
      </w:r>
      <w:r>
        <w:t>I.G.,</w:t>
      </w:r>
      <w:r>
        <w:rPr>
          <w:spacing w:val="-13"/>
        </w:rPr>
        <w:t xml:space="preserve"> </w:t>
      </w:r>
      <w:r>
        <w:t>J.</w:t>
      </w:r>
      <w:ins w:id="115" w:author="James Cox" w:date="2020-06-10T12:26:00Z">
        <w:r w:rsidR="00237BB1">
          <w:t>E.</w:t>
        </w:r>
      </w:ins>
      <w:bookmarkStart w:id="116" w:name="_GoBack"/>
      <w:bookmarkEnd w:id="116"/>
      <w:r>
        <w:t>C.,</w:t>
      </w:r>
      <w:r>
        <w:rPr>
          <w:spacing w:val="-13"/>
        </w:rPr>
        <w:t xml:space="preserve"> </w:t>
      </w:r>
      <w:r>
        <w:t>B.W.,</w:t>
      </w:r>
      <w:r>
        <w:rPr>
          <w:spacing w:val="-14"/>
        </w:rPr>
        <w:t xml:space="preserve"> </w:t>
      </w:r>
      <w:r>
        <w:t>J.R.</w:t>
      </w:r>
    </w:p>
    <w:p w14:paraId="54FFD22A" w14:textId="77777777" w:rsidR="00617E67" w:rsidRDefault="00E8776B">
      <w:pPr>
        <w:pStyle w:val="ListParagraph"/>
        <w:numPr>
          <w:ilvl w:val="2"/>
          <w:numId w:val="3"/>
        </w:numPr>
        <w:tabs>
          <w:tab w:val="left" w:pos="420"/>
        </w:tabs>
        <w:spacing w:before="44"/>
      </w:pPr>
      <w:r>
        <w:t>Visualization:</w:t>
      </w:r>
      <w:r>
        <w:rPr>
          <w:spacing w:val="-6"/>
        </w:rPr>
        <w:t xml:space="preserve"> </w:t>
      </w:r>
      <w:r>
        <w:t>J.A.B.</w:t>
      </w:r>
    </w:p>
    <w:p w14:paraId="752E88A5" w14:textId="77777777" w:rsidR="00617E67" w:rsidRDefault="00617E67">
      <w:pPr>
        <w:sectPr w:rsidR="00617E67">
          <w:pgSz w:w="11900" w:h="16820"/>
          <w:pgMar w:top="640" w:right="600" w:bottom="280" w:left="600" w:header="720" w:footer="720" w:gutter="0"/>
          <w:cols w:space="720"/>
        </w:sectPr>
      </w:pPr>
    </w:p>
    <w:p w14:paraId="153D17A8" w14:textId="77777777" w:rsidR="00617E67" w:rsidRDefault="007957CD">
      <w:pPr>
        <w:pStyle w:val="Heading1"/>
      </w:pPr>
      <w:r>
        <w:rPr>
          <w:noProof/>
        </w:rPr>
        <w:lastRenderedPageBreak/>
        <mc:AlternateContent>
          <mc:Choice Requires="wps">
            <w:drawing>
              <wp:anchor distT="0" distB="0" distL="0" distR="0" simplePos="0" relativeHeight="251706368" behindDoc="1" locked="0" layoutInCell="1" allowOverlap="1" wp14:anchorId="31624574" wp14:editId="220F2F29">
                <wp:simplePos x="0" y="0"/>
                <wp:positionH relativeFrom="page">
                  <wp:posOffset>457200</wp:posOffset>
                </wp:positionH>
                <wp:positionV relativeFrom="paragraph">
                  <wp:posOffset>339090</wp:posOffset>
                </wp:positionV>
                <wp:extent cx="6645910"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10A88" id="Freeform 3" o:spid="_x0000_s1026" style="position:absolute;margin-left:36pt;margin-top:26.7pt;width:523.3pt;height:.1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" path="m,l10466,e" filled="f" strokecolor="#bcbcbc">
                <v:path arrowok="t" o:connecttype="custom" o:connectlocs="0,0;6645910,0" o:connectangles="0,0"/>
                <w10:wrap type="topAndBottom" anchorx="page"/>
              </v:shape>
            </w:pict>
          </mc:Fallback>
        </mc:AlternateContent>
      </w:r>
      <w:r w:rsidR="00E8776B">
        <w:rPr>
          <w:noProof/>
        </w:rPr>
        <w:drawing>
          <wp:anchor distT="0" distB="0" distL="0" distR="0" simplePos="0" relativeHeight="250419200" behindDoc="1" locked="0" layoutInCell="1" allowOverlap="1" wp14:anchorId="3B90FE54" wp14:editId="4479AC77">
            <wp:simplePos x="0" y="0"/>
            <wp:positionH relativeFrom="page">
              <wp:posOffset>0</wp:posOffset>
            </wp:positionH>
            <wp:positionV relativeFrom="page">
              <wp:posOffset>0</wp:posOffset>
            </wp:positionV>
            <wp:extent cx="7556500" cy="10680700"/>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17" w:name="Supplementary_Material"/>
      <w:bookmarkEnd w:id="117"/>
      <w:r w:rsidR="00E8776B">
        <w:rPr>
          <w:w w:val="110"/>
        </w:rPr>
        <w:t>Supplementary Material</w:t>
      </w:r>
    </w:p>
    <w:p w14:paraId="63C1494B" w14:textId="77777777" w:rsidR="00617E67" w:rsidRDefault="00617E67">
      <w:pPr>
        <w:sectPr w:rsidR="00617E67">
          <w:pgSz w:w="11900" w:h="16820"/>
          <w:pgMar w:top="640" w:right="600" w:bottom="280" w:left="600" w:header="720" w:footer="720" w:gutter="0"/>
          <w:cols w:space="720"/>
        </w:sectPr>
      </w:pPr>
    </w:p>
    <w:p w14:paraId="0925A41B" w14:textId="77777777" w:rsidR="00617E67" w:rsidRDefault="007957CD">
      <w:pPr>
        <w:spacing w:before="119"/>
        <w:ind w:left="120"/>
        <w:rPr>
          <w:b/>
          <w:sz w:val="27"/>
        </w:rPr>
      </w:pPr>
      <w:r>
        <w:rPr>
          <w:noProof/>
        </w:rPr>
        <w:lastRenderedPageBreak/>
        <mc:AlternateContent>
          <mc:Choice Requires="wps">
            <w:drawing>
              <wp:anchor distT="0" distB="0" distL="0" distR="0" simplePos="0" relativeHeight="251708416" behindDoc="1" locked="0" layoutInCell="1" allowOverlap="1" wp14:anchorId="0ADA23CE" wp14:editId="6D9C4FC1">
                <wp:simplePos x="0" y="0"/>
                <wp:positionH relativeFrom="page">
                  <wp:posOffset>457200</wp:posOffset>
                </wp:positionH>
                <wp:positionV relativeFrom="paragraph">
                  <wp:posOffset>339090</wp:posOffset>
                </wp:positionV>
                <wp:extent cx="664591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20 720"/>
                            <a:gd name="T1" fmla="*/ T0 w 10466"/>
                            <a:gd name="T2" fmla="+- 0 11186 720"/>
                            <a:gd name="T3" fmla="*/ T2 w 10466"/>
                          </a:gdLst>
                          <a:ahLst/>
                          <a:cxnLst>
                            <a:cxn ang="0">
                              <a:pos x="T1" y="0"/>
                            </a:cxn>
                            <a:cxn ang="0">
                              <a:pos x="T3" y="0"/>
                            </a:cxn>
                          </a:cxnLst>
                          <a:rect l="0" t="0" r="r" b="b"/>
                          <a:pathLst>
                            <a:path w="10466">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7F281" id="Freeform 2" o:spid="_x0000_s1026" style="position:absolute;margin-left:36pt;margin-top:26.7pt;width:523.3pt;height:.1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" path="m,l10466,e" filled="f" strokecolor="#bcbcbc">
                <v:path arrowok="t" o:connecttype="custom" o:connectlocs="0,0;6645910,0" o:connectangles="0,0"/>
                <w10:wrap type="topAndBottom" anchorx="page"/>
              </v:shape>
            </w:pict>
          </mc:Fallback>
        </mc:AlternateContent>
      </w:r>
      <w:r w:rsidR="00E8776B">
        <w:rPr>
          <w:noProof/>
        </w:rPr>
        <w:drawing>
          <wp:anchor distT="0" distB="0" distL="0" distR="0" simplePos="0" relativeHeight="250421248" behindDoc="1" locked="0" layoutInCell="1" allowOverlap="1" wp14:anchorId="20AC889D" wp14:editId="1601BF49">
            <wp:simplePos x="0" y="0"/>
            <wp:positionH relativeFrom="page">
              <wp:posOffset>0</wp:posOffset>
            </wp:positionH>
            <wp:positionV relativeFrom="page">
              <wp:posOffset>0</wp:posOffset>
            </wp:positionV>
            <wp:extent cx="7556500" cy="106807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18" w:name="References"/>
      <w:bookmarkEnd w:id="118"/>
      <w:r w:rsidR="00E8776B">
        <w:rPr>
          <w:b/>
          <w:w w:val="105"/>
          <w:sz w:val="27"/>
        </w:rPr>
        <w:t>References</w:t>
      </w:r>
    </w:p>
    <w:p w14:paraId="04155BD5" w14:textId="77777777" w:rsidR="00617E67" w:rsidRDefault="00E8776B">
      <w:pPr>
        <w:pStyle w:val="Heading3"/>
        <w:numPr>
          <w:ilvl w:val="0"/>
          <w:numId w:val="2"/>
        </w:numPr>
        <w:tabs>
          <w:tab w:val="left" w:pos="361"/>
        </w:tabs>
        <w:spacing w:before="298" w:line="280" w:lineRule="auto"/>
        <w:ind w:right="393" w:hanging="330"/>
      </w:pPr>
      <w:bookmarkStart w:id="119" w:name="_bookmark8"/>
      <w:bookmarkEnd w:id="119"/>
      <w:r>
        <w:rPr>
          <w:w w:val="105"/>
        </w:rPr>
        <w:t>Systems</w:t>
      </w:r>
      <w:r>
        <w:rPr>
          <w:spacing w:val="-16"/>
          <w:w w:val="105"/>
        </w:rPr>
        <w:t xml:space="preserve"> </w:t>
      </w:r>
      <w:r>
        <w:rPr>
          <w:w w:val="105"/>
        </w:rPr>
        <w:t>Biology</w:t>
      </w:r>
      <w:r>
        <w:rPr>
          <w:spacing w:val="-16"/>
          <w:w w:val="105"/>
        </w:rPr>
        <w:t xml:space="preserve"> </w:t>
      </w:r>
      <w:r>
        <w:rPr>
          <w:w w:val="105"/>
        </w:rPr>
        <w:t>and</w:t>
      </w:r>
      <w:r>
        <w:rPr>
          <w:spacing w:val="-15"/>
          <w:w w:val="105"/>
        </w:rPr>
        <w:t xml:space="preserve"> </w:t>
      </w:r>
      <w:r>
        <w:rPr>
          <w:w w:val="105"/>
        </w:rPr>
        <w:t>Multi-Omics</w:t>
      </w:r>
      <w:r>
        <w:rPr>
          <w:spacing w:val="-16"/>
          <w:w w:val="105"/>
        </w:rPr>
        <w:t xml:space="preserve"> </w:t>
      </w:r>
      <w:r>
        <w:rPr>
          <w:w w:val="105"/>
        </w:rPr>
        <w:t>Integration:</w:t>
      </w:r>
      <w:r>
        <w:rPr>
          <w:spacing w:val="-16"/>
          <w:w w:val="105"/>
        </w:rPr>
        <w:t xml:space="preserve"> </w:t>
      </w:r>
      <w:r>
        <w:rPr>
          <w:w w:val="105"/>
        </w:rPr>
        <w:t>Viewpoints</w:t>
      </w:r>
      <w:r>
        <w:rPr>
          <w:spacing w:val="-15"/>
          <w:w w:val="105"/>
        </w:rPr>
        <w:t xml:space="preserve"> </w:t>
      </w:r>
      <w:r>
        <w:rPr>
          <w:w w:val="105"/>
        </w:rPr>
        <w:t>from</w:t>
      </w:r>
      <w:r>
        <w:rPr>
          <w:spacing w:val="-16"/>
          <w:w w:val="105"/>
        </w:rPr>
        <w:t xml:space="preserve"> </w:t>
      </w:r>
      <w:r>
        <w:rPr>
          <w:w w:val="105"/>
        </w:rPr>
        <w:t>the</w:t>
      </w:r>
      <w:r>
        <w:rPr>
          <w:spacing w:val="-16"/>
          <w:w w:val="105"/>
        </w:rPr>
        <w:t xml:space="preserve"> </w:t>
      </w:r>
      <w:r>
        <w:rPr>
          <w:w w:val="105"/>
        </w:rPr>
        <w:t>Metabolomics</w:t>
      </w:r>
      <w:r>
        <w:rPr>
          <w:spacing w:val="-15"/>
          <w:w w:val="105"/>
        </w:rPr>
        <w:t xml:space="preserve"> </w:t>
      </w:r>
      <w:r>
        <w:rPr>
          <w:w w:val="105"/>
        </w:rPr>
        <w:t>Research Community</w:t>
      </w:r>
    </w:p>
    <w:p w14:paraId="42709A73" w14:textId="77777777" w:rsidR="00617E67" w:rsidRDefault="00E8776B">
      <w:pPr>
        <w:pStyle w:val="BodyText"/>
        <w:spacing w:before="2" w:line="280" w:lineRule="auto"/>
        <w:ind w:left="450"/>
      </w:pPr>
      <w:proofErr w:type="spellStart"/>
      <w:r>
        <w:t>Farhana</w:t>
      </w:r>
      <w:proofErr w:type="spellEnd"/>
      <w:r>
        <w:t xml:space="preserve"> R. </w:t>
      </w:r>
      <w:proofErr w:type="spellStart"/>
      <w:r>
        <w:t>Pinu</w:t>
      </w:r>
      <w:proofErr w:type="spellEnd"/>
      <w:r>
        <w:t xml:space="preserve">, David J. Beale, Amy M. Paten, Konstantinos </w:t>
      </w:r>
      <w:proofErr w:type="spellStart"/>
      <w:r>
        <w:t>Kouremenos</w:t>
      </w:r>
      <w:proofErr w:type="spellEnd"/>
      <w:r>
        <w:t xml:space="preserve">, Sanjay </w:t>
      </w:r>
      <w:proofErr w:type="spellStart"/>
      <w:r>
        <w:t>Swarup</w:t>
      </w:r>
      <w:proofErr w:type="spellEnd"/>
      <w:r>
        <w:t xml:space="preserve">, Horst J. </w:t>
      </w:r>
      <w:proofErr w:type="spellStart"/>
      <w:r>
        <w:t>Schirra</w:t>
      </w:r>
      <w:proofErr w:type="spellEnd"/>
      <w:r>
        <w:t xml:space="preserve">, David </w:t>
      </w:r>
      <w:proofErr w:type="spellStart"/>
      <w:r>
        <w:t>Wishart</w:t>
      </w:r>
      <w:proofErr w:type="spellEnd"/>
    </w:p>
    <w:p w14:paraId="74E1FDB9" w14:textId="77777777" w:rsidR="00617E67" w:rsidRDefault="00E8776B">
      <w:pPr>
        <w:spacing w:before="2"/>
        <w:ind w:left="450"/>
      </w:pPr>
      <w:r>
        <w:rPr>
          <w:i/>
          <w:w w:val="110"/>
        </w:rPr>
        <w:t xml:space="preserve">Metabolites </w:t>
      </w:r>
      <w:r>
        <w:rPr>
          <w:w w:val="110"/>
        </w:rPr>
        <w:t xml:space="preserve">(2019-04-18) </w:t>
      </w:r>
      <w:hyperlink r:id="rId24">
        <w:r>
          <w:rPr>
            <w:color w:val="2195F2"/>
            <w:w w:val="110"/>
            <w:u w:val="single" w:color="2195F2"/>
          </w:rPr>
          <w:t>https://doi.org/ggt2fd</w:t>
        </w:r>
      </w:hyperlink>
    </w:p>
    <w:p w14:paraId="1CCF9B25" w14:textId="77777777" w:rsidR="00617E67" w:rsidRDefault="00E8776B">
      <w:pPr>
        <w:pStyle w:val="BodyText"/>
        <w:spacing w:before="47"/>
        <w:ind w:left="450"/>
      </w:pPr>
      <w:r>
        <w:t xml:space="preserve">DOI: </w:t>
      </w:r>
      <w:hyperlink r:id="rId25">
        <w:r>
          <w:rPr>
            <w:color w:val="2195F2"/>
            <w:u w:val="single" w:color="2195F2"/>
          </w:rPr>
          <w:t>10.3390/metabo9040076</w:t>
        </w:r>
        <w:r>
          <w:rPr>
            <w:color w:val="2195F2"/>
          </w:rPr>
          <w:t xml:space="preserve"> </w:t>
        </w:r>
      </w:hyperlink>
      <w:r>
        <w:t xml:space="preserve">· PMID: </w:t>
      </w:r>
      <w:hyperlink r:id="rId26">
        <w:r>
          <w:rPr>
            <w:color w:val="2195F2"/>
            <w:u w:val="single" w:color="2195F2"/>
          </w:rPr>
          <w:t>31003499</w:t>
        </w:r>
        <w:r>
          <w:rPr>
            <w:color w:val="2195F2"/>
          </w:rPr>
          <w:t xml:space="preserve"> </w:t>
        </w:r>
      </w:hyperlink>
      <w:r>
        <w:t>· PMCID:</w:t>
      </w:r>
      <w:r>
        <w:rPr>
          <w:spacing w:val="57"/>
        </w:rPr>
        <w:t xml:space="preserve"> </w:t>
      </w:r>
      <w:hyperlink r:id="rId27">
        <w:r>
          <w:rPr>
            <w:color w:val="2195F2"/>
            <w:u w:val="single" w:color="2195F2"/>
          </w:rPr>
          <w:t>PMC6523452</w:t>
        </w:r>
      </w:hyperlink>
    </w:p>
    <w:p w14:paraId="637F9482" w14:textId="77777777" w:rsidR="00617E67" w:rsidRDefault="00617E67">
      <w:pPr>
        <w:pStyle w:val="BodyText"/>
        <w:spacing w:before="11"/>
        <w:rPr>
          <w:sz w:val="29"/>
        </w:rPr>
      </w:pPr>
    </w:p>
    <w:p w14:paraId="307136AA" w14:textId="77777777" w:rsidR="00617E67" w:rsidRDefault="00E8776B">
      <w:pPr>
        <w:pStyle w:val="Heading3"/>
        <w:numPr>
          <w:ilvl w:val="0"/>
          <w:numId w:val="2"/>
        </w:numPr>
        <w:tabs>
          <w:tab w:val="left" w:pos="361"/>
        </w:tabs>
        <w:ind w:left="360"/>
      </w:pPr>
      <w:bookmarkStart w:id="120" w:name="_bookmark9"/>
      <w:bookmarkEnd w:id="120"/>
      <w:proofErr w:type="spellStart"/>
      <w:r>
        <w:rPr>
          <w:w w:val="105"/>
        </w:rPr>
        <w:t>amueller</w:t>
      </w:r>
      <w:proofErr w:type="spellEnd"/>
      <w:r>
        <w:rPr>
          <w:w w:val="105"/>
        </w:rPr>
        <w:t>/</w:t>
      </w:r>
      <w:proofErr w:type="spellStart"/>
      <w:r>
        <w:rPr>
          <w:w w:val="105"/>
        </w:rPr>
        <w:t>word_cloud</w:t>
      </w:r>
      <w:proofErr w:type="spellEnd"/>
    </w:p>
    <w:p w14:paraId="024ADFC5" w14:textId="77777777" w:rsidR="00617E67" w:rsidRDefault="00E8776B">
      <w:pPr>
        <w:pStyle w:val="BodyText"/>
        <w:spacing w:before="44"/>
        <w:ind w:left="450"/>
      </w:pPr>
      <w:r>
        <w:rPr>
          <w:w w:val="105"/>
        </w:rPr>
        <w:t>Andreas Mueller</w:t>
      </w:r>
    </w:p>
    <w:p w14:paraId="0D772B09" w14:textId="77777777" w:rsidR="00617E67" w:rsidRDefault="00E8776B">
      <w:pPr>
        <w:pStyle w:val="BodyText"/>
        <w:spacing w:before="44"/>
        <w:ind w:left="450"/>
      </w:pPr>
      <w:r>
        <w:rPr>
          <w:w w:val="105"/>
        </w:rPr>
        <w:t xml:space="preserve">(2020-05-28) </w:t>
      </w:r>
      <w:hyperlink r:id="rId28">
        <w:r>
          <w:rPr>
            <w:color w:val="2195F2"/>
            <w:w w:val="105"/>
            <w:u w:val="single" w:color="2195F2"/>
          </w:rPr>
          <w:t>https://github.com/amueller/word_cloud</w:t>
        </w:r>
      </w:hyperlink>
    </w:p>
    <w:p w14:paraId="2FBAC107" w14:textId="77777777" w:rsidR="00617E67" w:rsidRDefault="00617E67">
      <w:pPr>
        <w:pStyle w:val="BodyText"/>
        <w:spacing w:before="10"/>
        <w:rPr>
          <w:sz w:val="29"/>
        </w:rPr>
      </w:pPr>
    </w:p>
    <w:p w14:paraId="2A8C0256" w14:textId="77777777" w:rsidR="00617E67" w:rsidRDefault="00E8776B">
      <w:pPr>
        <w:pStyle w:val="Heading3"/>
        <w:numPr>
          <w:ilvl w:val="0"/>
          <w:numId w:val="2"/>
        </w:numPr>
        <w:tabs>
          <w:tab w:val="left" w:pos="361"/>
        </w:tabs>
        <w:spacing w:before="1"/>
        <w:ind w:left="360"/>
      </w:pPr>
      <w:bookmarkStart w:id="121" w:name="_bookmark10"/>
      <w:bookmarkEnd w:id="121"/>
      <w:proofErr w:type="spellStart"/>
      <w:r>
        <w:rPr>
          <w:w w:val="105"/>
        </w:rPr>
        <w:t>MetaboAnalyst</w:t>
      </w:r>
      <w:proofErr w:type="spellEnd"/>
      <w:r>
        <w:rPr>
          <w:w w:val="105"/>
        </w:rPr>
        <w:t>:</w:t>
      </w:r>
      <w:r>
        <w:rPr>
          <w:spacing w:val="-6"/>
          <w:w w:val="105"/>
        </w:rPr>
        <w:t xml:space="preserve"> </w:t>
      </w:r>
      <w:r>
        <w:rPr>
          <w:w w:val="105"/>
        </w:rPr>
        <w:t>a</w:t>
      </w:r>
      <w:r>
        <w:rPr>
          <w:spacing w:val="-5"/>
          <w:w w:val="105"/>
        </w:rPr>
        <w:t xml:space="preserve"> </w:t>
      </w:r>
      <w:r>
        <w:rPr>
          <w:w w:val="105"/>
        </w:rPr>
        <w:t>web</w:t>
      </w:r>
      <w:r>
        <w:rPr>
          <w:spacing w:val="-5"/>
          <w:w w:val="105"/>
        </w:rPr>
        <w:t xml:space="preserve"> </w:t>
      </w:r>
      <w:r>
        <w:rPr>
          <w:w w:val="105"/>
        </w:rPr>
        <w:t>server</w:t>
      </w:r>
      <w:r>
        <w:rPr>
          <w:spacing w:val="-6"/>
          <w:w w:val="105"/>
        </w:rPr>
        <w:t xml:space="preserve"> </w:t>
      </w:r>
      <w:r>
        <w:rPr>
          <w:w w:val="105"/>
        </w:rPr>
        <w:t>for</w:t>
      </w:r>
      <w:r>
        <w:rPr>
          <w:spacing w:val="-5"/>
          <w:w w:val="105"/>
        </w:rPr>
        <w:t xml:space="preserve"> </w:t>
      </w:r>
      <w:proofErr w:type="spellStart"/>
      <w:r>
        <w:rPr>
          <w:w w:val="105"/>
        </w:rPr>
        <w:t>metabolomic</w:t>
      </w:r>
      <w:proofErr w:type="spellEnd"/>
      <w:r>
        <w:rPr>
          <w:spacing w:val="-5"/>
          <w:w w:val="105"/>
        </w:rPr>
        <w:t xml:space="preserve"> </w:t>
      </w:r>
      <w:r>
        <w:rPr>
          <w:w w:val="105"/>
        </w:rPr>
        <w:t>data</w:t>
      </w:r>
      <w:r>
        <w:rPr>
          <w:spacing w:val="-5"/>
          <w:w w:val="105"/>
        </w:rPr>
        <w:t xml:space="preserve"> </w:t>
      </w:r>
      <w:r>
        <w:rPr>
          <w:w w:val="105"/>
        </w:rPr>
        <w:t>analysis</w:t>
      </w:r>
      <w:r>
        <w:rPr>
          <w:spacing w:val="-6"/>
          <w:w w:val="105"/>
        </w:rPr>
        <w:t xml:space="preserve"> </w:t>
      </w:r>
      <w:r>
        <w:rPr>
          <w:w w:val="105"/>
        </w:rPr>
        <w:t>and</w:t>
      </w:r>
      <w:r>
        <w:rPr>
          <w:spacing w:val="-5"/>
          <w:w w:val="105"/>
        </w:rPr>
        <w:t xml:space="preserve"> </w:t>
      </w:r>
      <w:r>
        <w:rPr>
          <w:w w:val="105"/>
        </w:rPr>
        <w:t>interpretation</w:t>
      </w:r>
    </w:p>
    <w:p w14:paraId="58425A15" w14:textId="77777777" w:rsidR="00617E67" w:rsidRDefault="00E8776B">
      <w:pPr>
        <w:pStyle w:val="BodyText"/>
        <w:spacing w:before="44"/>
        <w:ind w:left="450"/>
      </w:pPr>
      <w:r>
        <w:t xml:space="preserve">J. Xia, N. </w:t>
      </w:r>
      <w:proofErr w:type="spellStart"/>
      <w:r>
        <w:t>Psychogios</w:t>
      </w:r>
      <w:proofErr w:type="spellEnd"/>
      <w:r>
        <w:t xml:space="preserve">, N. Young, D. S. </w:t>
      </w:r>
      <w:proofErr w:type="spellStart"/>
      <w:r>
        <w:t>Wishart</w:t>
      </w:r>
      <w:proofErr w:type="spellEnd"/>
    </w:p>
    <w:p w14:paraId="0486C45B" w14:textId="77777777" w:rsidR="00617E67" w:rsidRDefault="00E8776B">
      <w:pPr>
        <w:spacing w:before="44"/>
        <w:ind w:left="450"/>
      </w:pPr>
      <w:r>
        <w:rPr>
          <w:i/>
          <w:w w:val="105"/>
        </w:rPr>
        <w:t xml:space="preserve">Nucleic Acids Research </w:t>
      </w:r>
      <w:r>
        <w:rPr>
          <w:w w:val="105"/>
        </w:rPr>
        <w:t xml:space="preserve">(2009-05-08) </w:t>
      </w:r>
      <w:hyperlink r:id="rId29">
        <w:r>
          <w:rPr>
            <w:color w:val="2195F2"/>
            <w:w w:val="105"/>
            <w:u w:val="single" w:color="2195F2"/>
          </w:rPr>
          <w:t>https://doi.org/c4hzc2</w:t>
        </w:r>
      </w:hyperlink>
    </w:p>
    <w:p w14:paraId="412779AD" w14:textId="77777777" w:rsidR="00617E67" w:rsidRDefault="00E8776B">
      <w:pPr>
        <w:pStyle w:val="BodyText"/>
        <w:spacing w:before="47"/>
        <w:ind w:left="450"/>
      </w:pPr>
      <w:r>
        <w:t xml:space="preserve">DOI: </w:t>
      </w:r>
      <w:hyperlink r:id="rId30">
        <w:r>
          <w:rPr>
            <w:color w:val="2195F2"/>
            <w:u w:val="single" w:color="2195F2"/>
          </w:rPr>
          <w:t>10.1093/</w:t>
        </w:r>
        <w:proofErr w:type="spellStart"/>
        <w:r>
          <w:rPr>
            <w:color w:val="2195F2"/>
            <w:u w:val="single" w:color="2195F2"/>
          </w:rPr>
          <w:t>nar</w:t>
        </w:r>
        <w:proofErr w:type="spellEnd"/>
        <w:r>
          <w:rPr>
            <w:color w:val="2195F2"/>
            <w:u w:val="single" w:color="2195F2"/>
          </w:rPr>
          <w:t>/gkp356</w:t>
        </w:r>
        <w:r>
          <w:rPr>
            <w:color w:val="2195F2"/>
          </w:rPr>
          <w:t xml:space="preserve"> </w:t>
        </w:r>
      </w:hyperlink>
      <w:r>
        <w:t xml:space="preserve">· PMID: </w:t>
      </w:r>
      <w:hyperlink r:id="rId31">
        <w:r>
          <w:rPr>
            <w:color w:val="2195F2"/>
            <w:u w:val="single" w:color="2195F2"/>
          </w:rPr>
          <w:t>19429898</w:t>
        </w:r>
        <w:r>
          <w:rPr>
            <w:color w:val="2195F2"/>
          </w:rPr>
          <w:t xml:space="preserve"> </w:t>
        </w:r>
      </w:hyperlink>
      <w:r>
        <w:t>· PMCID:</w:t>
      </w:r>
      <w:r>
        <w:rPr>
          <w:spacing w:val="55"/>
        </w:rPr>
        <w:t xml:space="preserve"> </w:t>
      </w:r>
      <w:hyperlink r:id="rId32">
        <w:r>
          <w:rPr>
            <w:color w:val="2195F2"/>
            <w:u w:val="single" w:color="2195F2"/>
          </w:rPr>
          <w:t>PMC2703878</w:t>
        </w:r>
      </w:hyperlink>
    </w:p>
    <w:p w14:paraId="2273B88B" w14:textId="77777777" w:rsidR="00617E67" w:rsidRDefault="00617E67">
      <w:pPr>
        <w:pStyle w:val="BodyText"/>
        <w:spacing w:before="10"/>
        <w:rPr>
          <w:sz w:val="29"/>
        </w:rPr>
      </w:pPr>
    </w:p>
    <w:p w14:paraId="4C7B660A" w14:textId="77777777" w:rsidR="00617E67" w:rsidRDefault="00E8776B">
      <w:pPr>
        <w:pStyle w:val="ListParagraph"/>
        <w:numPr>
          <w:ilvl w:val="0"/>
          <w:numId w:val="2"/>
        </w:numPr>
        <w:tabs>
          <w:tab w:val="left" w:pos="361"/>
        </w:tabs>
        <w:spacing w:line="280" w:lineRule="auto"/>
        <w:ind w:right="580" w:hanging="330"/>
      </w:pPr>
      <w:bookmarkStart w:id="122" w:name="_bookmark11"/>
      <w:bookmarkEnd w:id="122"/>
      <w:proofErr w:type="spellStart"/>
      <w:r>
        <w:rPr>
          <w:b/>
        </w:rPr>
        <w:t>MetaboAnalyst</w:t>
      </w:r>
      <w:proofErr w:type="spellEnd"/>
      <w:r>
        <w:rPr>
          <w:b/>
        </w:rPr>
        <w:t xml:space="preserve"> 4.0: towards more transparent and integrative </w:t>
      </w:r>
      <w:proofErr w:type="gramStart"/>
      <w:r>
        <w:rPr>
          <w:b/>
        </w:rPr>
        <w:t>metabolomics  analysis</w:t>
      </w:r>
      <w:proofErr w:type="gramEnd"/>
      <w:r>
        <w:rPr>
          <w:b/>
        </w:rPr>
        <w:t xml:space="preserve"> </w:t>
      </w:r>
      <w:r>
        <w:t xml:space="preserve">Jasmine Chong, Othman </w:t>
      </w:r>
      <w:proofErr w:type="spellStart"/>
      <w:r>
        <w:t>Soufan</w:t>
      </w:r>
      <w:proofErr w:type="spellEnd"/>
      <w:r>
        <w:t xml:space="preserve">, </w:t>
      </w:r>
      <w:proofErr w:type="spellStart"/>
      <w:r>
        <w:t>Carin</w:t>
      </w:r>
      <w:proofErr w:type="spellEnd"/>
      <w:r>
        <w:t xml:space="preserve"> Li, </w:t>
      </w:r>
      <w:proofErr w:type="spellStart"/>
      <w:r>
        <w:t>Iurie</w:t>
      </w:r>
      <w:proofErr w:type="spellEnd"/>
      <w:r>
        <w:t xml:space="preserve"> </w:t>
      </w:r>
      <w:proofErr w:type="spellStart"/>
      <w:r>
        <w:t>Caraus</w:t>
      </w:r>
      <w:proofErr w:type="spellEnd"/>
      <w:r>
        <w:t xml:space="preserve">, </w:t>
      </w:r>
      <w:proofErr w:type="spellStart"/>
      <w:r>
        <w:t>Shuzhao</w:t>
      </w:r>
      <w:proofErr w:type="spellEnd"/>
      <w:r>
        <w:t xml:space="preserve"> Li, Guillaume Bourque, David S </w:t>
      </w:r>
      <w:proofErr w:type="spellStart"/>
      <w:r>
        <w:t>Wishart</w:t>
      </w:r>
      <w:proofErr w:type="spellEnd"/>
      <w:r>
        <w:t xml:space="preserve">, </w:t>
      </w:r>
      <w:proofErr w:type="spellStart"/>
      <w:r>
        <w:t>Jianguo</w:t>
      </w:r>
      <w:proofErr w:type="spellEnd"/>
      <w:r>
        <w:rPr>
          <w:spacing w:val="-11"/>
        </w:rPr>
        <w:t xml:space="preserve"> </w:t>
      </w:r>
      <w:r>
        <w:t>Xia</w:t>
      </w:r>
    </w:p>
    <w:p w14:paraId="35067AA8" w14:textId="77777777" w:rsidR="00617E67" w:rsidRDefault="00E8776B">
      <w:pPr>
        <w:spacing w:before="4"/>
        <w:ind w:left="450"/>
      </w:pPr>
      <w:r>
        <w:rPr>
          <w:i/>
          <w:w w:val="105"/>
        </w:rPr>
        <w:t xml:space="preserve">Nucleic Acids Research </w:t>
      </w:r>
      <w:r>
        <w:rPr>
          <w:w w:val="105"/>
        </w:rPr>
        <w:t xml:space="preserve">(2018-05-14) </w:t>
      </w:r>
      <w:hyperlink r:id="rId33">
        <w:r>
          <w:rPr>
            <w:color w:val="2195F2"/>
            <w:w w:val="105"/>
            <w:u w:val="single" w:color="2195F2"/>
          </w:rPr>
          <w:t>https://doi.org/gdwvwd</w:t>
        </w:r>
      </w:hyperlink>
    </w:p>
    <w:p w14:paraId="549C3D85" w14:textId="77777777" w:rsidR="00617E67" w:rsidRDefault="00E8776B">
      <w:pPr>
        <w:pStyle w:val="BodyText"/>
        <w:spacing w:before="47"/>
        <w:ind w:left="450"/>
      </w:pPr>
      <w:r>
        <w:t xml:space="preserve">DOI: </w:t>
      </w:r>
      <w:hyperlink r:id="rId34">
        <w:r>
          <w:rPr>
            <w:color w:val="2195F2"/>
            <w:u w:val="single" w:color="2195F2"/>
          </w:rPr>
          <w:t>10.1093/</w:t>
        </w:r>
        <w:proofErr w:type="spellStart"/>
        <w:r>
          <w:rPr>
            <w:color w:val="2195F2"/>
            <w:u w:val="single" w:color="2195F2"/>
          </w:rPr>
          <w:t>nar</w:t>
        </w:r>
        <w:proofErr w:type="spellEnd"/>
        <w:r>
          <w:rPr>
            <w:color w:val="2195F2"/>
            <w:u w:val="single" w:color="2195F2"/>
          </w:rPr>
          <w:t>/gky310</w:t>
        </w:r>
        <w:r>
          <w:rPr>
            <w:color w:val="2195F2"/>
          </w:rPr>
          <w:t xml:space="preserve"> </w:t>
        </w:r>
      </w:hyperlink>
      <w:r>
        <w:t xml:space="preserve">· PMID: </w:t>
      </w:r>
      <w:hyperlink r:id="rId35">
        <w:r>
          <w:rPr>
            <w:color w:val="2195F2"/>
            <w:u w:val="single" w:color="2195F2"/>
          </w:rPr>
          <w:t>29762782</w:t>
        </w:r>
        <w:r>
          <w:rPr>
            <w:color w:val="2195F2"/>
          </w:rPr>
          <w:t xml:space="preserve"> </w:t>
        </w:r>
      </w:hyperlink>
      <w:r>
        <w:t>· PMCID:</w:t>
      </w:r>
      <w:r>
        <w:rPr>
          <w:spacing w:val="53"/>
        </w:rPr>
        <w:t xml:space="preserve"> </w:t>
      </w:r>
      <w:hyperlink r:id="rId36">
        <w:r>
          <w:rPr>
            <w:color w:val="2195F2"/>
            <w:u w:val="single" w:color="2195F2"/>
          </w:rPr>
          <w:t>PMC6030889</w:t>
        </w:r>
      </w:hyperlink>
    </w:p>
    <w:p w14:paraId="08F103E4" w14:textId="77777777" w:rsidR="00617E67" w:rsidRDefault="00617E67">
      <w:pPr>
        <w:pStyle w:val="BodyText"/>
        <w:spacing w:before="10"/>
        <w:rPr>
          <w:sz w:val="29"/>
        </w:rPr>
      </w:pPr>
    </w:p>
    <w:p w14:paraId="212EFCE0" w14:textId="77777777" w:rsidR="00617E67" w:rsidRDefault="00E8776B">
      <w:pPr>
        <w:pStyle w:val="Heading3"/>
        <w:numPr>
          <w:ilvl w:val="0"/>
          <w:numId w:val="2"/>
        </w:numPr>
        <w:tabs>
          <w:tab w:val="left" w:pos="361"/>
        </w:tabs>
        <w:spacing w:line="280" w:lineRule="auto"/>
        <w:ind w:right="897" w:hanging="330"/>
      </w:pPr>
      <w:bookmarkStart w:id="123" w:name="_bookmark12"/>
      <w:bookmarkEnd w:id="123"/>
      <w:proofErr w:type="spellStart"/>
      <w:r>
        <w:rPr>
          <w:w w:val="105"/>
        </w:rPr>
        <w:t>Cytoscape</w:t>
      </w:r>
      <w:proofErr w:type="spellEnd"/>
      <w:r>
        <w:rPr>
          <w:w w:val="105"/>
        </w:rPr>
        <w:t>:</w:t>
      </w:r>
      <w:r>
        <w:rPr>
          <w:spacing w:val="-9"/>
          <w:w w:val="105"/>
        </w:rPr>
        <w:t xml:space="preserve"> </w:t>
      </w:r>
      <w:r>
        <w:rPr>
          <w:w w:val="105"/>
        </w:rPr>
        <w:t>A</w:t>
      </w:r>
      <w:r>
        <w:rPr>
          <w:spacing w:val="-9"/>
          <w:w w:val="105"/>
        </w:rPr>
        <w:t xml:space="preserve"> </w:t>
      </w:r>
      <w:r>
        <w:rPr>
          <w:w w:val="105"/>
        </w:rPr>
        <w:t>Software</w:t>
      </w:r>
      <w:r>
        <w:rPr>
          <w:spacing w:val="-9"/>
          <w:w w:val="105"/>
        </w:rPr>
        <w:t xml:space="preserve"> </w:t>
      </w:r>
      <w:r>
        <w:rPr>
          <w:w w:val="105"/>
        </w:rPr>
        <w:t>Environment</w:t>
      </w:r>
      <w:r>
        <w:rPr>
          <w:spacing w:val="-9"/>
          <w:w w:val="105"/>
        </w:rPr>
        <w:t xml:space="preserve"> </w:t>
      </w:r>
      <w:r>
        <w:rPr>
          <w:w w:val="105"/>
        </w:rPr>
        <w:t>for</w:t>
      </w:r>
      <w:r>
        <w:rPr>
          <w:spacing w:val="-9"/>
          <w:w w:val="105"/>
        </w:rPr>
        <w:t xml:space="preserve"> </w:t>
      </w:r>
      <w:r>
        <w:rPr>
          <w:w w:val="105"/>
        </w:rPr>
        <w:t>Integrated</w:t>
      </w:r>
      <w:r>
        <w:rPr>
          <w:spacing w:val="-8"/>
          <w:w w:val="105"/>
        </w:rPr>
        <w:t xml:space="preserve"> </w:t>
      </w:r>
      <w:r>
        <w:rPr>
          <w:w w:val="105"/>
        </w:rPr>
        <w:t>Models</w:t>
      </w:r>
      <w:r>
        <w:rPr>
          <w:spacing w:val="-9"/>
          <w:w w:val="105"/>
        </w:rPr>
        <w:t xml:space="preserve"> </w:t>
      </w:r>
      <w:r>
        <w:rPr>
          <w:w w:val="105"/>
        </w:rPr>
        <w:t>of</w:t>
      </w:r>
      <w:r>
        <w:rPr>
          <w:spacing w:val="-9"/>
          <w:w w:val="105"/>
        </w:rPr>
        <w:t xml:space="preserve"> </w:t>
      </w:r>
      <w:proofErr w:type="spellStart"/>
      <w:r>
        <w:rPr>
          <w:w w:val="105"/>
        </w:rPr>
        <w:t>Biomolecular</w:t>
      </w:r>
      <w:proofErr w:type="spellEnd"/>
      <w:r>
        <w:rPr>
          <w:spacing w:val="-9"/>
          <w:w w:val="105"/>
        </w:rPr>
        <w:t xml:space="preserve"> </w:t>
      </w:r>
      <w:r>
        <w:rPr>
          <w:w w:val="105"/>
        </w:rPr>
        <w:t>Interaction Networks</w:t>
      </w:r>
    </w:p>
    <w:p w14:paraId="22A7D5F3" w14:textId="77777777" w:rsidR="00617E67" w:rsidRDefault="00E8776B">
      <w:pPr>
        <w:pStyle w:val="BodyText"/>
        <w:spacing w:before="2"/>
        <w:ind w:left="450"/>
      </w:pPr>
      <w:r>
        <w:t>P. Shannon</w:t>
      </w:r>
    </w:p>
    <w:p w14:paraId="1BC78413" w14:textId="77777777" w:rsidR="00617E67" w:rsidRDefault="00E8776B">
      <w:pPr>
        <w:spacing w:before="45"/>
        <w:ind w:left="450"/>
      </w:pPr>
      <w:r>
        <w:rPr>
          <w:i/>
          <w:w w:val="105"/>
        </w:rPr>
        <w:t xml:space="preserve">Genome Research </w:t>
      </w:r>
      <w:r>
        <w:rPr>
          <w:w w:val="105"/>
        </w:rPr>
        <w:t xml:space="preserve">(2003-11-01) </w:t>
      </w:r>
      <w:hyperlink r:id="rId37">
        <w:r>
          <w:rPr>
            <w:color w:val="2195F2"/>
            <w:w w:val="105"/>
            <w:u w:val="single" w:color="2195F2"/>
          </w:rPr>
          <w:t>https://doi.org/b7kgpg</w:t>
        </w:r>
      </w:hyperlink>
    </w:p>
    <w:p w14:paraId="50229A9A" w14:textId="77777777" w:rsidR="00617E67" w:rsidRDefault="00E8776B">
      <w:pPr>
        <w:pStyle w:val="BodyText"/>
        <w:spacing w:before="47"/>
        <w:ind w:left="450"/>
      </w:pPr>
      <w:r>
        <w:t xml:space="preserve">DOI: </w:t>
      </w:r>
      <w:hyperlink r:id="rId38">
        <w:r>
          <w:rPr>
            <w:color w:val="2195F2"/>
            <w:u w:val="single" w:color="2195F2"/>
          </w:rPr>
          <w:t>10.1101/gr.1239303</w:t>
        </w:r>
        <w:r>
          <w:rPr>
            <w:color w:val="2195F2"/>
          </w:rPr>
          <w:t xml:space="preserve"> </w:t>
        </w:r>
      </w:hyperlink>
      <w:r>
        <w:t xml:space="preserve">· PMID: </w:t>
      </w:r>
      <w:hyperlink r:id="rId39">
        <w:r>
          <w:rPr>
            <w:color w:val="2195F2"/>
            <w:u w:val="single" w:color="2195F2"/>
          </w:rPr>
          <w:t>14597658</w:t>
        </w:r>
        <w:r>
          <w:rPr>
            <w:color w:val="2195F2"/>
          </w:rPr>
          <w:t xml:space="preserve"> </w:t>
        </w:r>
      </w:hyperlink>
      <w:r>
        <w:t xml:space="preserve">· PMCID: </w:t>
      </w:r>
      <w:hyperlink r:id="rId40">
        <w:r>
          <w:rPr>
            <w:color w:val="2195F2"/>
            <w:u w:val="single" w:color="2195F2"/>
          </w:rPr>
          <w:t>PMC403769</w:t>
        </w:r>
      </w:hyperlink>
    </w:p>
    <w:p w14:paraId="5A91EDA5" w14:textId="77777777" w:rsidR="00617E67" w:rsidRDefault="00617E67">
      <w:pPr>
        <w:pStyle w:val="BodyText"/>
        <w:spacing w:before="10"/>
        <w:rPr>
          <w:sz w:val="29"/>
        </w:rPr>
      </w:pPr>
    </w:p>
    <w:p w14:paraId="2B56BBC5" w14:textId="77777777" w:rsidR="00617E67" w:rsidRDefault="00E8776B">
      <w:pPr>
        <w:pStyle w:val="Heading3"/>
        <w:numPr>
          <w:ilvl w:val="0"/>
          <w:numId w:val="2"/>
        </w:numPr>
        <w:tabs>
          <w:tab w:val="left" w:pos="361"/>
        </w:tabs>
        <w:ind w:left="360"/>
      </w:pPr>
      <w:bookmarkStart w:id="124" w:name="_bookmark13"/>
      <w:bookmarkEnd w:id="124"/>
      <w:proofErr w:type="spellStart"/>
      <w:r>
        <w:rPr>
          <w:w w:val="105"/>
        </w:rPr>
        <w:t>MetExplore</w:t>
      </w:r>
      <w:proofErr w:type="spellEnd"/>
      <w:r>
        <w:rPr>
          <w:w w:val="105"/>
        </w:rPr>
        <w:t>:</w:t>
      </w:r>
      <w:r>
        <w:rPr>
          <w:spacing w:val="-7"/>
          <w:w w:val="105"/>
        </w:rPr>
        <w:t xml:space="preserve"> </w:t>
      </w:r>
      <w:r>
        <w:rPr>
          <w:w w:val="105"/>
        </w:rPr>
        <w:t>collaborative</w:t>
      </w:r>
      <w:r>
        <w:rPr>
          <w:spacing w:val="-7"/>
          <w:w w:val="105"/>
        </w:rPr>
        <w:t xml:space="preserve"> </w:t>
      </w:r>
      <w:r>
        <w:rPr>
          <w:w w:val="105"/>
        </w:rPr>
        <w:t>edition</w:t>
      </w:r>
      <w:r>
        <w:rPr>
          <w:spacing w:val="-7"/>
          <w:w w:val="105"/>
        </w:rPr>
        <w:t xml:space="preserve"> </w:t>
      </w:r>
      <w:r>
        <w:rPr>
          <w:w w:val="105"/>
        </w:rPr>
        <w:t>and</w:t>
      </w:r>
      <w:r>
        <w:rPr>
          <w:spacing w:val="-6"/>
          <w:w w:val="105"/>
        </w:rPr>
        <w:t xml:space="preserve"> </w:t>
      </w:r>
      <w:r>
        <w:rPr>
          <w:w w:val="105"/>
        </w:rPr>
        <w:t>exploration</w:t>
      </w:r>
      <w:r>
        <w:rPr>
          <w:spacing w:val="-7"/>
          <w:w w:val="105"/>
        </w:rPr>
        <w:t xml:space="preserve"> </w:t>
      </w:r>
      <w:r>
        <w:rPr>
          <w:w w:val="105"/>
        </w:rPr>
        <w:t>of</w:t>
      </w:r>
      <w:r>
        <w:rPr>
          <w:spacing w:val="-7"/>
          <w:w w:val="105"/>
        </w:rPr>
        <w:t xml:space="preserve"> </w:t>
      </w:r>
      <w:r>
        <w:rPr>
          <w:w w:val="105"/>
        </w:rPr>
        <w:t>metabolic</w:t>
      </w:r>
      <w:r>
        <w:rPr>
          <w:spacing w:val="-6"/>
          <w:w w:val="105"/>
        </w:rPr>
        <w:t xml:space="preserve"> </w:t>
      </w:r>
      <w:r>
        <w:rPr>
          <w:w w:val="105"/>
        </w:rPr>
        <w:t>networks</w:t>
      </w:r>
    </w:p>
    <w:p w14:paraId="396E2C77" w14:textId="77777777" w:rsidR="00617E67" w:rsidRDefault="00E8776B">
      <w:pPr>
        <w:pStyle w:val="BodyText"/>
        <w:spacing w:before="44" w:line="280" w:lineRule="auto"/>
        <w:ind w:left="450" w:right="368"/>
      </w:pPr>
      <w:proofErr w:type="spellStart"/>
      <w:r>
        <w:t>Ludovic</w:t>
      </w:r>
      <w:proofErr w:type="spellEnd"/>
      <w:r>
        <w:t xml:space="preserve"> </w:t>
      </w:r>
      <w:proofErr w:type="spellStart"/>
      <w:r>
        <w:t>Cottret</w:t>
      </w:r>
      <w:proofErr w:type="spellEnd"/>
      <w:r>
        <w:t xml:space="preserve">, Clément </w:t>
      </w:r>
      <w:proofErr w:type="spellStart"/>
      <w:r>
        <w:t>Frainay</w:t>
      </w:r>
      <w:proofErr w:type="spellEnd"/>
      <w:r>
        <w:t xml:space="preserve">, </w:t>
      </w:r>
      <w:proofErr w:type="spellStart"/>
      <w:r>
        <w:t>Maxime</w:t>
      </w:r>
      <w:proofErr w:type="spellEnd"/>
      <w:r>
        <w:t xml:space="preserve"> </w:t>
      </w:r>
      <w:proofErr w:type="spellStart"/>
      <w:r>
        <w:t>Chazalviel</w:t>
      </w:r>
      <w:proofErr w:type="spellEnd"/>
      <w:r>
        <w:t xml:space="preserve">, </w:t>
      </w:r>
      <w:proofErr w:type="spellStart"/>
      <w:r>
        <w:t>Floréal</w:t>
      </w:r>
      <w:proofErr w:type="spellEnd"/>
      <w:r>
        <w:t xml:space="preserve"> </w:t>
      </w:r>
      <w:proofErr w:type="spellStart"/>
      <w:r>
        <w:t>Cabanettes</w:t>
      </w:r>
      <w:proofErr w:type="spellEnd"/>
      <w:r>
        <w:t xml:space="preserve">, </w:t>
      </w:r>
      <w:proofErr w:type="spellStart"/>
      <w:r>
        <w:t>Yoann</w:t>
      </w:r>
      <w:proofErr w:type="spellEnd"/>
      <w:r>
        <w:t xml:space="preserve"> </w:t>
      </w:r>
      <w:proofErr w:type="spellStart"/>
      <w:r>
        <w:t>Gloaguen</w:t>
      </w:r>
      <w:proofErr w:type="spellEnd"/>
      <w:r>
        <w:t xml:space="preserve">, Etienne </w:t>
      </w:r>
      <w:proofErr w:type="spellStart"/>
      <w:r>
        <w:t>Camenen</w:t>
      </w:r>
      <w:proofErr w:type="spellEnd"/>
      <w:r>
        <w:t xml:space="preserve">, Benjamin </w:t>
      </w:r>
      <w:proofErr w:type="spellStart"/>
      <w:r>
        <w:t>Merlet</w:t>
      </w:r>
      <w:proofErr w:type="spellEnd"/>
      <w:r>
        <w:t xml:space="preserve">, </w:t>
      </w:r>
      <w:proofErr w:type="spellStart"/>
      <w:r>
        <w:t>Stéphanie</w:t>
      </w:r>
      <w:proofErr w:type="spellEnd"/>
      <w:r>
        <w:t xml:space="preserve"> </w:t>
      </w:r>
      <w:proofErr w:type="spellStart"/>
      <w:r>
        <w:t>Heux</w:t>
      </w:r>
      <w:proofErr w:type="spellEnd"/>
      <w:r>
        <w:t xml:space="preserve">, Jean-Charles </w:t>
      </w:r>
      <w:proofErr w:type="spellStart"/>
      <w:r>
        <w:t>Portais</w:t>
      </w:r>
      <w:proofErr w:type="spellEnd"/>
      <w:r>
        <w:t xml:space="preserve">, Nathalie </w:t>
      </w:r>
      <w:proofErr w:type="spellStart"/>
      <w:r>
        <w:t>Poupin</w:t>
      </w:r>
      <w:proofErr w:type="spellEnd"/>
      <w:r>
        <w:t>, … Fabien Jourdan</w:t>
      </w:r>
    </w:p>
    <w:p w14:paraId="52AC9809" w14:textId="77777777" w:rsidR="00617E67" w:rsidRDefault="00E8776B">
      <w:pPr>
        <w:spacing w:before="4"/>
        <w:ind w:left="450"/>
      </w:pPr>
      <w:r>
        <w:rPr>
          <w:i/>
          <w:w w:val="105"/>
        </w:rPr>
        <w:t xml:space="preserve">Nucleic Acids Research </w:t>
      </w:r>
      <w:r>
        <w:rPr>
          <w:w w:val="105"/>
        </w:rPr>
        <w:t xml:space="preserve">(2018-04-30) </w:t>
      </w:r>
      <w:hyperlink r:id="rId41">
        <w:r>
          <w:rPr>
            <w:color w:val="2195F2"/>
            <w:w w:val="105"/>
            <w:u w:val="single" w:color="2195F2"/>
          </w:rPr>
          <w:t>https://doi.org/gdwx39</w:t>
        </w:r>
      </w:hyperlink>
    </w:p>
    <w:p w14:paraId="4251840F" w14:textId="77777777" w:rsidR="00617E67" w:rsidRDefault="00E8776B">
      <w:pPr>
        <w:pStyle w:val="BodyText"/>
        <w:spacing w:before="47"/>
        <w:ind w:left="450"/>
      </w:pPr>
      <w:r>
        <w:t xml:space="preserve">DOI: </w:t>
      </w:r>
      <w:hyperlink r:id="rId42">
        <w:r>
          <w:rPr>
            <w:color w:val="2195F2"/>
            <w:u w:val="single" w:color="2195F2"/>
          </w:rPr>
          <w:t>10.1093/</w:t>
        </w:r>
        <w:proofErr w:type="spellStart"/>
        <w:r>
          <w:rPr>
            <w:color w:val="2195F2"/>
            <w:u w:val="single" w:color="2195F2"/>
          </w:rPr>
          <w:t>nar</w:t>
        </w:r>
        <w:proofErr w:type="spellEnd"/>
        <w:r>
          <w:rPr>
            <w:color w:val="2195F2"/>
            <w:u w:val="single" w:color="2195F2"/>
          </w:rPr>
          <w:t>/gky301</w:t>
        </w:r>
        <w:r>
          <w:rPr>
            <w:color w:val="2195F2"/>
          </w:rPr>
          <w:t xml:space="preserve"> </w:t>
        </w:r>
      </w:hyperlink>
      <w:r>
        <w:t xml:space="preserve">· PMID: </w:t>
      </w:r>
      <w:hyperlink r:id="rId43">
        <w:r>
          <w:rPr>
            <w:color w:val="2195F2"/>
            <w:u w:val="single" w:color="2195F2"/>
          </w:rPr>
          <w:t>29718355</w:t>
        </w:r>
        <w:r>
          <w:rPr>
            <w:color w:val="2195F2"/>
          </w:rPr>
          <w:t xml:space="preserve"> </w:t>
        </w:r>
      </w:hyperlink>
      <w:r>
        <w:t>· PMCID:</w:t>
      </w:r>
      <w:r>
        <w:rPr>
          <w:spacing w:val="53"/>
        </w:rPr>
        <w:t xml:space="preserve"> </w:t>
      </w:r>
      <w:hyperlink r:id="rId44">
        <w:r>
          <w:rPr>
            <w:color w:val="2195F2"/>
            <w:u w:val="single" w:color="2195F2"/>
          </w:rPr>
          <w:t>PMC6030842</w:t>
        </w:r>
      </w:hyperlink>
    </w:p>
    <w:p w14:paraId="4C4417C7" w14:textId="77777777" w:rsidR="00617E67" w:rsidRDefault="00617E67">
      <w:pPr>
        <w:pStyle w:val="BodyText"/>
        <w:spacing w:before="10"/>
        <w:rPr>
          <w:sz w:val="29"/>
        </w:rPr>
      </w:pPr>
    </w:p>
    <w:p w14:paraId="6B510F72" w14:textId="77777777" w:rsidR="00617E67" w:rsidRDefault="00E8776B">
      <w:pPr>
        <w:pStyle w:val="Heading3"/>
        <w:numPr>
          <w:ilvl w:val="0"/>
          <w:numId w:val="2"/>
        </w:numPr>
        <w:tabs>
          <w:tab w:val="left" w:pos="361"/>
        </w:tabs>
        <w:spacing w:line="280" w:lineRule="auto"/>
        <w:ind w:right="682" w:hanging="330"/>
      </w:pPr>
      <w:bookmarkStart w:id="125" w:name="_bookmark14"/>
      <w:bookmarkEnd w:id="125"/>
      <w:proofErr w:type="spellStart"/>
      <w:r>
        <w:rPr>
          <w:w w:val="105"/>
        </w:rPr>
        <w:t>MetExplore</w:t>
      </w:r>
      <w:proofErr w:type="spellEnd"/>
      <w:r>
        <w:rPr>
          <w:w w:val="105"/>
        </w:rPr>
        <w:t>:</w:t>
      </w:r>
      <w:r>
        <w:rPr>
          <w:spacing w:val="-7"/>
          <w:w w:val="105"/>
        </w:rPr>
        <w:t xml:space="preserve"> </w:t>
      </w:r>
      <w:r>
        <w:rPr>
          <w:w w:val="105"/>
        </w:rPr>
        <w:t>a</w:t>
      </w:r>
      <w:r>
        <w:rPr>
          <w:spacing w:val="-6"/>
          <w:w w:val="105"/>
        </w:rPr>
        <w:t xml:space="preserve"> </w:t>
      </w:r>
      <w:r>
        <w:rPr>
          <w:w w:val="105"/>
        </w:rPr>
        <w:t>web</w:t>
      </w:r>
      <w:r>
        <w:rPr>
          <w:spacing w:val="-6"/>
          <w:w w:val="105"/>
        </w:rPr>
        <w:t xml:space="preserve"> </w:t>
      </w:r>
      <w:r>
        <w:rPr>
          <w:w w:val="105"/>
        </w:rPr>
        <w:t>server</w:t>
      </w:r>
      <w:r>
        <w:rPr>
          <w:spacing w:val="-6"/>
          <w:w w:val="105"/>
        </w:rPr>
        <w:t xml:space="preserve"> </w:t>
      </w:r>
      <w:r>
        <w:rPr>
          <w:w w:val="105"/>
        </w:rPr>
        <w:t>to</w:t>
      </w:r>
      <w:r>
        <w:rPr>
          <w:spacing w:val="-6"/>
          <w:w w:val="105"/>
        </w:rPr>
        <w:t xml:space="preserve"> </w:t>
      </w:r>
      <w:r>
        <w:rPr>
          <w:w w:val="105"/>
        </w:rPr>
        <w:t>link</w:t>
      </w:r>
      <w:r>
        <w:rPr>
          <w:spacing w:val="-6"/>
          <w:w w:val="105"/>
        </w:rPr>
        <w:t xml:space="preserve"> </w:t>
      </w:r>
      <w:proofErr w:type="spellStart"/>
      <w:r>
        <w:rPr>
          <w:w w:val="105"/>
        </w:rPr>
        <w:t>metabolomic</w:t>
      </w:r>
      <w:proofErr w:type="spellEnd"/>
      <w:r>
        <w:rPr>
          <w:spacing w:val="-6"/>
          <w:w w:val="105"/>
        </w:rPr>
        <w:t xml:space="preserve"> </w:t>
      </w:r>
      <w:r>
        <w:rPr>
          <w:w w:val="105"/>
        </w:rPr>
        <w:t>experiments</w:t>
      </w:r>
      <w:r>
        <w:rPr>
          <w:spacing w:val="-7"/>
          <w:w w:val="105"/>
        </w:rPr>
        <w:t xml:space="preserve"> </w:t>
      </w:r>
      <w:r>
        <w:rPr>
          <w:w w:val="105"/>
        </w:rPr>
        <w:t>and</w:t>
      </w:r>
      <w:r>
        <w:rPr>
          <w:spacing w:val="-6"/>
          <w:w w:val="105"/>
        </w:rPr>
        <w:t xml:space="preserve"> </w:t>
      </w:r>
      <w:r>
        <w:rPr>
          <w:w w:val="105"/>
        </w:rPr>
        <w:t>genome-scale</w:t>
      </w:r>
      <w:r>
        <w:rPr>
          <w:spacing w:val="-6"/>
          <w:w w:val="105"/>
        </w:rPr>
        <w:t xml:space="preserve"> </w:t>
      </w:r>
      <w:r>
        <w:rPr>
          <w:w w:val="105"/>
        </w:rPr>
        <w:t>metabolic networks</w:t>
      </w:r>
    </w:p>
    <w:p w14:paraId="1FCA86AC" w14:textId="77777777" w:rsidR="00617E67" w:rsidRDefault="00E8776B">
      <w:pPr>
        <w:pStyle w:val="BodyText"/>
        <w:spacing w:before="2"/>
        <w:ind w:left="450"/>
      </w:pPr>
      <w:r>
        <w:t xml:space="preserve">L. </w:t>
      </w:r>
      <w:proofErr w:type="spellStart"/>
      <w:r>
        <w:t>Cottret</w:t>
      </w:r>
      <w:proofErr w:type="spellEnd"/>
      <w:r>
        <w:t xml:space="preserve">, D. </w:t>
      </w:r>
      <w:proofErr w:type="spellStart"/>
      <w:r>
        <w:t>Wildridge</w:t>
      </w:r>
      <w:proofErr w:type="spellEnd"/>
      <w:r>
        <w:t xml:space="preserve">, F. Vinson, M. P. Barrett, H. Charles, M.-F. </w:t>
      </w:r>
      <w:proofErr w:type="spellStart"/>
      <w:r>
        <w:t>Sagot</w:t>
      </w:r>
      <w:proofErr w:type="spellEnd"/>
      <w:r>
        <w:t>, F. Jourdan</w:t>
      </w:r>
    </w:p>
    <w:p w14:paraId="379D2A82" w14:textId="77777777" w:rsidR="00617E67" w:rsidRDefault="00E8776B">
      <w:pPr>
        <w:spacing w:before="44"/>
        <w:ind w:left="450"/>
      </w:pPr>
      <w:r>
        <w:rPr>
          <w:i/>
          <w:w w:val="105"/>
        </w:rPr>
        <w:t xml:space="preserve">Nucleic Acids Research </w:t>
      </w:r>
      <w:r>
        <w:rPr>
          <w:w w:val="105"/>
        </w:rPr>
        <w:t xml:space="preserve">(2010-05-05) </w:t>
      </w:r>
      <w:hyperlink r:id="rId45">
        <w:r>
          <w:rPr>
            <w:color w:val="2195F2"/>
            <w:w w:val="105"/>
            <w:u w:val="single" w:color="2195F2"/>
          </w:rPr>
          <w:t>https://doi.org/dkx7z7</w:t>
        </w:r>
      </w:hyperlink>
    </w:p>
    <w:p w14:paraId="237495A5" w14:textId="77777777" w:rsidR="00617E67" w:rsidRDefault="00E8776B">
      <w:pPr>
        <w:pStyle w:val="BodyText"/>
        <w:spacing w:before="47"/>
        <w:ind w:left="450"/>
      </w:pPr>
      <w:r>
        <w:t xml:space="preserve">DOI: </w:t>
      </w:r>
      <w:hyperlink r:id="rId46">
        <w:r>
          <w:rPr>
            <w:color w:val="2195F2"/>
            <w:u w:val="single" w:color="2195F2"/>
          </w:rPr>
          <w:t>10.1093/</w:t>
        </w:r>
        <w:proofErr w:type="spellStart"/>
        <w:r>
          <w:rPr>
            <w:color w:val="2195F2"/>
            <w:u w:val="single" w:color="2195F2"/>
          </w:rPr>
          <w:t>nar</w:t>
        </w:r>
        <w:proofErr w:type="spellEnd"/>
        <w:r>
          <w:rPr>
            <w:color w:val="2195F2"/>
            <w:u w:val="single" w:color="2195F2"/>
          </w:rPr>
          <w:t>/gkq312</w:t>
        </w:r>
        <w:r>
          <w:rPr>
            <w:color w:val="2195F2"/>
          </w:rPr>
          <w:t xml:space="preserve"> </w:t>
        </w:r>
      </w:hyperlink>
      <w:r>
        <w:t xml:space="preserve">· PMID: </w:t>
      </w:r>
      <w:hyperlink r:id="rId47">
        <w:r>
          <w:rPr>
            <w:color w:val="2195F2"/>
            <w:u w:val="single" w:color="2195F2"/>
          </w:rPr>
          <w:t>20444866</w:t>
        </w:r>
        <w:r>
          <w:rPr>
            <w:color w:val="2195F2"/>
          </w:rPr>
          <w:t xml:space="preserve"> </w:t>
        </w:r>
      </w:hyperlink>
      <w:r>
        <w:t>· PMCID:</w:t>
      </w:r>
      <w:r>
        <w:rPr>
          <w:spacing w:val="55"/>
        </w:rPr>
        <w:t xml:space="preserve"> </w:t>
      </w:r>
      <w:hyperlink r:id="rId48">
        <w:r>
          <w:rPr>
            <w:color w:val="2195F2"/>
            <w:u w:val="single" w:color="2195F2"/>
          </w:rPr>
          <w:t>PMC2896158</w:t>
        </w:r>
      </w:hyperlink>
    </w:p>
    <w:p w14:paraId="4A9D9B4E" w14:textId="77777777" w:rsidR="00617E67" w:rsidRDefault="00617E67">
      <w:pPr>
        <w:pStyle w:val="BodyText"/>
        <w:spacing w:before="11"/>
        <w:rPr>
          <w:sz w:val="29"/>
        </w:rPr>
      </w:pPr>
    </w:p>
    <w:p w14:paraId="1B5BDA4D" w14:textId="77777777" w:rsidR="00617E67" w:rsidRDefault="00E8776B">
      <w:pPr>
        <w:pStyle w:val="Heading3"/>
        <w:numPr>
          <w:ilvl w:val="0"/>
          <w:numId w:val="2"/>
        </w:numPr>
        <w:tabs>
          <w:tab w:val="left" w:pos="361"/>
        </w:tabs>
        <w:ind w:left="360"/>
      </w:pPr>
      <w:bookmarkStart w:id="126" w:name="_bookmark15"/>
      <w:bookmarkEnd w:id="126"/>
      <w:proofErr w:type="spellStart"/>
      <w:r>
        <w:rPr>
          <w:w w:val="105"/>
        </w:rPr>
        <w:t>Reactome</w:t>
      </w:r>
      <w:proofErr w:type="spellEnd"/>
      <w:r>
        <w:rPr>
          <w:w w:val="105"/>
        </w:rPr>
        <w:t>: a knowledgebase of biological</w:t>
      </w:r>
      <w:r>
        <w:rPr>
          <w:spacing w:val="-45"/>
          <w:w w:val="105"/>
        </w:rPr>
        <w:t xml:space="preserve"> </w:t>
      </w:r>
      <w:r>
        <w:rPr>
          <w:w w:val="105"/>
        </w:rPr>
        <w:t>pathways</w:t>
      </w:r>
    </w:p>
    <w:p w14:paraId="2DD28315" w14:textId="77777777" w:rsidR="00617E67" w:rsidRDefault="00E8776B">
      <w:pPr>
        <w:pStyle w:val="BodyText"/>
        <w:spacing w:before="44"/>
        <w:ind w:left="450"/>
      </w:pPr>
      <w:r>
        <w:t>G. Joshi-Tope</w:t>
      </w:r>
    </w:p>
    <w:p w14:paraId="7FFB7E90" w14:textId="77777777" w:rsidR="00617E67" w:rsidRDefault="00E8776B">
      <w:pPr>
        <w:spacing w:before="44"/>
        <w:ind w:left="450"/>
      </w:pPr>
      <w:r>
        <w:rPr>
          <w:i/>
          <w:w w:val="105"/>
        </w:rPr>
        <w:t xml:space="preserve">Nucleic Acids Research </w:t>
      </w:r>
      <w:r>
        <w:rPr>
          <w:w w:val="105"/>
        </w:rPr>
        <w:t xml:space="preserve">(2004-12-17) </w:t>
      </w:r>
      <w:hyperlink r:id="rId49">
        <w:r>
          <w:rPr>
            <w:color w:val="2195F2"/>
            <w:w w:val="105"/>
            <w:u w:val="single" w:color="2195F2"/>
          </w:rPr>
          <w:t>https://doi.org/cjhf62</w:t>
        </w:r>
      </w:hyperlink>
    </w:p>
    <w:p w14:paraId="6E335485" w14:textId="77777777" w:rsidR="00617E67" w:rsidRDefault="00E8776B">
      <w:pPr>
        <w:pStyle w:val="BodyText"/>
        <w:spacing w:before="47"/>
        <w:ind w:left="450"/>
      </w:pPr>
      <w:r>
        <w:t xml:space="preserve">DOI: </w:t>
      </w:r>
      <w:hyperlink r:id="rId50">
        <w:r>
          <w:rPr>
            <w:color w:val="2195F2"/>
            <w:u w:val="single" w:color="2195F2"/>
          </w:rPr>
          <w:t>10.1093/</w:t>
        </w:r>
        <w:proofErr w:type="spellStart"/>
        <w:r>
          <w:rPr>
            <w:color w:val="2195F2"/>
            <w:u w:val="single" w:color="2195F2"/>
          </w:rPr>
          <w:t>nar</w:t>
        </w:r>
        <w:proofErr w:type="spellEnd"/>
        <w:r>
          <w:rPr>
            <w:color w:val="2195F2"/>
            <w:u w:val="single" w:color="2195F2"/>
          </w:rPr>
          <w:t>/gki072</w:t>
        </w:r>
        <w:r>
          <w:rPr>
            <w:color w:val="2195F2"/>
          </w:rPr>
          <w:t xml:space="preserve"> </w:t>
        </w:r>
      </w:hyperlink>
      <w:r>
        <w:t xml:space="preserve">· PMID: </w:t>
      </w:r>
      <w:hyperlink r:id="rId51">
        <w:r>
          <w:rPr>
            <w:color w:val="2195F2"/>
            <w:u w:val="single" w:color="2195F2"/>
          </w:rPr>
          <w:t>15608231</w:t>
        </w:r>
        <w:r>
          <w:rPr>
            <w:color w:val="2195F2"/>
          </w:rPr>
          <w:t xml:space="preserve"> </w:t>
        </w:r>
      </w:hyperlink>
      <w:r>
        <w:t>· PMCID:</w:t>
      </w:r>
      <w:r>
        <w:rPr>
          <w:spacing w:val="54"/>
        </w:rPr>
        <w:t xml:space="preserve"> </w:t>
      </w:r>
      <w:hyperlink r:id="rId52">
        <w:r>
          <w:rPr>
            <w:color w:val="2195F2"/>
            <w:u w:val="single" w:color="2195F2"/>
          </w:rPr>
          <w:t>PMC540026</w:t>
        </w:r>
      </w:hyperlink>
    </w:p>
    <w:p w14:paraId="423E560C" w14:textId="77777777" w:rsidR="00617E67" w:rsidRDefault="00617E67">
      <w:pPr>
        <w:pStyle w:val="BodyText"/>
        <w:spacing w:before="11"/>
        <w:rPr>
          <w:sz w:val="29"/>
        </w:rPr>
      </w:pPr>
    </w:p>
    <w:p w14:paraId="6C77DB34" w14:textId="77777777" w:rsidR="00617E67" w:rsidRDefault="00E8776B">
      <w:pPr>
        <w:pStyle w:val="Heading3"/>
        <w:numPr>
          <w:ilvl w:val="0"/>
          <w:numId w:val="2"/>
        </w:numPr>
        <w:tabs>
          <w:tab w:val="left" w:pos="361"/>
        </w:tabs>
        <w:ind w:left="360"/>
      </w:pPr>
      <w:bookmarkStart w:id="127" w:name="_bookmark16"/>
      <w:bookmarkEnd w:id="127"/>
      <w:r>
        <w:rPr>
          <w:w w:val="105"/>
        </w:rPr>
        <w:t xml:space="preserve">The </w:t>
      </w:r>
      <w:proofErr w:type="spellStart"/>
      <w:r>
        <w:rPr>
          <w:w w:val="105"/>
        </w:rPr>
        <w:t>reactome</w:t>
      </w:r>
      <w:proofErr w:type="spellEnd"/>
      <w:r>
        <w:rPr>
          <w:w w:val="105"/>
        </w:rPr>
        <w:t xml:space="preserve"> pathway</w:t>
      </w:r>
      <w:r>
        <w:rPr>
          <w:spacing w:val="-24"/>
          <w:w w:val="105"/>
        </w:rPr>
        <w:t xml:space="preserve"> </w:t>
      </w:r>
      <w:r>
        <w:rPr>
          <w:w w:val="105"/>
        </w:rPr>
        <w:t>knowledgebase.</w:t>
      </w:r>
    </w:p>
    <w:p w14:paraId="4D2159B8" w14:textId="77777777" w:rsidR="00617E67" w:rsidRDefault="00E8776B">
      <w:pPr>
        <w:pStyle w:val="BodyText"/>
        <w:spacing w:before="44" w:line="280" w:lineRule="auto"/>
        <w:ind w:left="450"/>
      </w:pPr>
      <w:proofErr w:type="spellStart"/>
      <w:r>
        <w:t>Bijay</w:t>
      </w:r>
      <w:proofErr w:type="spellEnd"/>
      <w:r>
        <w:t xml:space="preserve"> </w:t>
      </w:r>
      <w:proofErr w:type="spellStart"/>
      <w:r>
        <w:t>Jassal</w:t>
      </w:r>
      <w:proofErr w:type="spellEnd"/>
      <w:r>
        <w:t xml:space="preserve">, Lisa Matthews, </w:t>
      </w:r>
      <w:proofErr w:type="spellStart"/>
      <w:r>
        <w:t>Guilherme</w:t>
      </w:r>
      <w:proofErr w:type="spellEnd"/>
      <w:r>
        <w:t xml:space="preserve"> </w:t>
      </w:r>
      <w:proofErr w:type="spellStart"/>
      <w:r>
        <w:t>Viteri</w:t>
      </w:r>
      <w:proofErr w:type="spellEnd"/>
      <w:r>
        <w:t xml:space="preserve">, </w:t>
      </w:r>
      <w:proofErr w:type="spellStart"/>
      <w:r>
        <w:t>Chuqiao</w:t>
      </w:r>
      <w:proofErr w:type="spellEnd"/>
      <w:r>
        <w:t xml:space="preserve"> Gong, </w:t>
      </w:r>
      <w:proofErr w:type="spellStart"/>
      <w:r>
        <w:t>Pascual</w:t>
      </w:r>
      <w:proofErr w:type="spellEnd"/>
      <w:r>
        <w:t xml:space="preserve"> </w:t>
      </w:r>
      <w:proofErr w:type="spellStart"/>
      <w:r>
        <w:t>Lorente</w:t>
      </w:r>
      <w:proofErr w:type="spellEnd"/>
      <w:r>
        <w:t xml:space="preserve">, Antonio </w:t>
      </w:r>
      <w:proofErr w:type="spellStart"/>
      <w:r>
        <w:t>Fabregat</w:t>
      </w:r>
      <w:proofErr w:type="spellEnd"/>
      <w:r>
        <w:t xml:space="preserve">, Konstantinos </w:t>
      </w:r>
      <w:proofErr w:type="spellStart"/>
      <w:r>
        <w:t>Sidiropoulos</w:t>
      </w:r>
      <w:proofErr w:type="spellEnd"/>
      <w:r>
        <w:t xml:space="preserve">, Justin Cook, Marc Gillespie, Robin Haw, … Peter </w:t>
      </w:r>
      <w:proofErr w:type="spellStart"/>
      <w:r>
        <w:t>D’Eustachio</w:t>
      </w:r>
      <w:proofErr w:type="spellEnd"/>
    </w:p>
    <w:p w14:paraId="137BBD31" w14:textId="77777777" w:rsidR="00617E67" w:rsidRDefault="00617E67">
      <w:pPr>
        <w:spacing w:line="280" w:lineRule="auto"/>
        <w:sectPr w:rsidR="00617E67">
          <w:pgSz w:w="11900" w:h="16820"/>
          <w:pgMar w:top="640" w:right="600" w:bottom="280" w:left="600" w:header="720" w:footer="720" w:gutter="0"/>
          <w:cols w:space="720"/>
        </w:sectPr>
      </w:pPr>
    </w:p>
    <w:p w14:paraId="0D15B002" w14:textId="77777777" w:rsidR="00617E67" w:rsidRDefault="00E8776B">
      <w:pPr>
        <w:pStyle w:val="BodyText"/>
        <w:spacing w:before="107" w:line="285" w:lineRule="auto"/>
        <w:ind w:left="450" w:right="1524"/>
      </w:pPr>
      <w:r>
        <w:rPr>
          <w:noProof/>
        </w:rPr>
        <w:lastRenderedPageBreak/>
        <w:drawing>
          <wp:anchor distT="0" distB="0" distL="0" distR="0" simplePos="0" relativeHeight="250422272" behindDoc="1" locked="0" layoutInCell="1" allowOverlap="1" wp14:anchorId="5C141B99" wp14:editId="0A73B2BF">
            <wp:simplePos x="0" y="0"/>
            <wp:positionH relativeFrom="page">
              <wp:posOffset>0</wp:posOffset>
            </wp:positionH>
            <wp:positionV relativeFrom="page">
              <wp:posOffset>0</wp:posOffset>
            </wp:positionV>
            <wp:extent cx="7556500" cy="1068070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5" cstate="print"/>
                    <a:stretch>
                      <a:fillRect/>
                    </a:stretch>
                  </pic:blipFill>
                  <pic:spPr>
                    <a:xfrm>
                      <a:off x="0" y="0"/>
                      <a:ext cx="7556500" cy="10680700"/>
                    </a:xfrm>
                    <a:prstGeom prst="rect">
                      <a:avLst/>
                    </a:prstGeom>
                  </pic:spPr>
                </pic:pic>
              </a:graphicData>
            </a:graphic>
          </wp:anchor>
        </w:drawing>
      </w:r>
      <w:r>
        <w:rPr>
          <w:i/>
        </w:rPr>
        <w:t xml:space="preserve">Nucleic acids research </w:t>
      </w:r>
      <w:r>
        <w:t xml:space="preserve">(2020-01-08) </w:t>
      </w:r>
      <w:hyperlink r:id="rId53">
        <w:r>
          <w:rPr>
            <w:color w:val="2195F2"/>
            <w:u w:val="single" w:color="2195F2"/>
          </w:rPr>
          <w:t>https://www.ncbi.nlm.nih.gov/pubmed/31691815</w:t>
        </w:r>
      </w:hyperlink>
      <w:r>
        <w:rPr>
          <w:color w:val="2195F2"/>
        </w:rPr>
        <w:t xml:space="preserve"> </w:t>
      </w:r>
      <w:r>
        <w:t xml:space="preserve">DOI: </w:t>
      </w:r>
      <w:hyperlink r:id="rId54">
        <w:r>
          <w:rPr>
            <w:color w:val="2195F2"/>
            <w:u w:val="single" w:color="2195F2"/>
          </w:rPr>
          <w:t>10.1093/</w:t>
        </w:r>
        <w:proofErr w:type="spellStart"/>
        <w:r>
          <w:rPr>
            <w:color w:val="2195F2"/>
            <w:u w:val="single" w:color="2195F2"/>
          </w:rPr>
          <w:t>nar</w:t>
        </w:r>
        <w:proofErr w:type="spellEnd"/>
        <w:r>
          <w:rPr>
            <w:color w:val="2195F2"/>
            <w:u w:val="single" w:color="2195F2"/>
          </w:rPr>
          <w:t>/gkz1031</w:t>
        </w:r>
        <w:r>
          <w:rPr>
            <w:color w:val="2195F2"/>
          </w:rPr>
          <w:t xml:space="preserve"> </w:t>
        </w:r>
      </w:hyperlink>
      <w:r>
        <w:t xml:space="preserve">· PMID: </w:t>
      </w:r>
      <w:hyperlink r:id="rId55">
        <w:r>
          <w:rPr>
            <w:color w:val="2195F2"/>
            <w:u w:val="single" w:color="2195F2"/>
          </w:rPr>
          <w:t>31691815</w:t>
        </w:r>
        <w:r>
          <w:rPr>
            <w:color w:val="2195F2"/>
          </w:rPr>
          <w:t xml:space="preserve"> </w:t>
        </w:r>
      </w:hyperlink>
      <w:r>
        <w:t>· PMCID:</w:t>
      </w:r>
      <w:r>
        <w:rPr>
          <w:spacing w:val="56"/>
        </w:rPr>
        <w:t xml:space="preserve"> </w:t>
      </w:r>
      <w:hyperlink r:id="rId56">
        <w:r>
          <w:rPr>
            <w:color w:val="2195F2"/>
            <w:u w:val="single" w:color="2195F2"/>
          </w:rPr>
          <w:t>PMC7145712</w:t>
        </w:r>
      </w:hyperlink>
    </w:p>
    <w:p w14:paraId="140E00D7" w14:textId="77777777" w:rsidR="00617E67" w:rsidRDefault="00617E67">
      <w:pPr>
        <w:pStyle w:val="BodyText"/>
        <w:spacing w:before="8"/>
        <w:rPr>
          <w:sz w:val="25"/>
        </w:rPr>
      </w:pPr>
    </w:p>
    <w:p w14:paraId="7842EFD9" w14:textId="77777777" w:rsidR="00617E67" w:rsidRDefault="00E8776B">
      <w:pPr>
        <w:pStyle w:val="Heading3"/>
        <w:numPr>
          <w:ilvl w:val="0"/>
          <w:numId w:val="2"/>
        </w:numPr>
        <w:tabs>
          <w:tab w:val="left" w:pos="487"/>
        </w:tabs>
        <w:ind w:left="486" w:hanging="367"/>
      </w:pPr>
      <w:bookmarkStart w:id="128" w:name="_bookmark17"/>
      <w:bookmarkEnd w:id="128"/>
      <w:r>
        <w:rPr>
          <w:w w:val="105"/>
        </w:rPr>
        <w:t xml:space="preserve">The </w:t>
      </w:r>
      <w:proofErr w:type="spellStart"/>
      <w:r>
        <w:rPr>
          <w:w w:val="105"/>
        </w:rPr>
        <w:t>Reactome</w:t>
      </w:r>
      <w:proofErr w:type="spellEnd"/>
      <w:r>
        <w:rPr>
          <w:w w:val="105"/>
        </w:rPr>
        <w:t xml:space="preserve"> Pathway</w:t>
      </w:r>
      <w:r>
        <w:rPr>
          <w:spacing w:val="-26"/>
          <w:w w:val="105"/>
        </w:rPr>
        <w:t xml:space="preserve"> </w:t>
      </w:r>
      <w:r>
        <w:rPr>
          <w:w w:val="105"/>
        </w:rPr>
        <w:t>Knowledgebase.</w:t>
      </w:r>
    </w:p>
    <w:p w14:paraId="3AF85D6E" w14:textId="77777777" w:rsidR="00617E67" w:rsidRDefault="00E8776B">
      <w:pPr>
        <w:pStyle w:val="BodyText"/>
        <w:spacing w:before="44" w:line="280" w:lineRule="auto"/>
        <w:ind w:left="450"/>
      </w:pPr>
      <w:r>
        <w:t xml:space="preserve">Antonio </w:t>
      </w:r>
      <w:proofErr w:type="spellStart"/>
      <w:r>
        <w:t>Fabregat</w:t>
      </w:r>
      <w:proofErr w:type="spellEnd"/>
      <w:r>
        <w:t xml:space="preserve">, Steven </w:t>
      </w:r>
      <w:proofErr w:type="spellStart"/>
      <w:r>
        <w:t>Jupe</w:t>
      </w:r>
      <w:proofErr w:type="spellEnd"/>
      <w:r>
        <w:t xml:space="preserve">, Lisa Matthews, Konstantinos </w:t>
      </w:r>
      <w:proofErr w:type="spellStart"/>
      <w:r>
        <w:t>Sidiropoulos</w:t>
      </w:r>
      <w:proofErr w:type="spellEnd"/>
      <w:r>
        <w:t xml:space="preserve">, Marc Gillespie, </w:t>
      </w:r>
      <w:proofErr w:type="spellStart"/>
      <w:r>
        <w:t>Phani</w:t>
      </w:r>
      <w:proofErr w:type="spellEnd"/>
      <w:r>
        <w:t xml:space="preserve"> </w:t>
      </w:r>
      <w:proofErr w:type="spellStart"/>
      <w:r>
        <w:t>Garapati</w:t>
      </w:r>
      <w:proofErr w:type="spellEnd"/>
      <w:r>
        <w:t xml:space="preserve">, Robin Haw, </w:t>
      </w:r>
      <w:proofErr w:type="spellStart"/>
      <w:r>
        <w:t>Bijay</w:t>
      </w:r>
      <w:proofErr w:type="spellEnd"/>
      <w:r>
        <w:t xml:space="preserve"> </w:t>
      </w:r>
      <w:proofErr w:type="spellStart"/>
      <w:r>
        <w:t>Jassal</w:t>
      </w:r>
      <w:proofErr w:type="spellEnd"/>
      <w:r>
        <w:t xml:space="preserve">, Florian </w:t>
      </w:r>
      <w:proofErr w:type="spellStart"/>
      <w:r>
        <w:t>Korninger</w:t>
      </w:r>
      <w:proofErr w:type="spellEnd"/>
      <w:r>
        <w:t xml:space="preserve">, Bruce May, … Peter </w:t>
      </w:r>
      <w:proofErr w:type="spellStart"/>
      <w:r>
        <w:t>D’Eustachio</w:t>
      </w:r>
      <w:proofErr w:type="spellEnd"/>
    </w:p>
    <w:p w14:paraId="652519B4" w14:textId="77777777" w:rsidR="00617E67" w:rsidRDefault="00E8776B">
      <w:pPr>
        <w:pStyle w:val="BodyText"/>
        <w:spacing w:before="2" w:line="285" w:lineRule="auto"/>
        <w:ind w:left="450" w:right="1524"/>
      </w:pPr>
      <w:r>
        <w:rPr>
          <w:i/>
        </w:rPr>
        <w:t xml:space="preserve">Nucleic acids research </w:t>
      </w:r>
      <w:r>
        <w:t xml:space="preserve">(2018-01-04) </w:t>
      </w:r>
      <w:hyperlink r:id="rId57">
        <w:r>
          <w:rPr>
            <w:color w:val="2195F2"/>
            <w:u w:val="single" w:color="2195F2"/>
          </w:rPr>
          <w:t>https://www.ncbi.nlm.nih.gov/pubmed/29145629</w:t>
        </w:r>
      </w:hyperlink>
      <w:r>
        <w:rPr>
          <w:color w:val="2195F2"/>
        </w:rPr>
        <w:t xml:space="preserve"> </w:t>
      </w:r>
      <w:r>
        <w:t xml:space="preserve">DOI: </w:t>
      </w:r>
      <w:hyperlink r:id="rId58">
        <w:r>
          <w:rPr>
            <w:color w:val="2195F2"/>
            <w:u w:val="single" w:color="2195F2"/>
          </w:rPr>
          <w:t>10.1093/</w:t>
        </w:r>
        <w:proofErr w:type="spellStart"/>
        <w:r>
          <w:rPr>
            <w:color w:val="2195F2"/>
            <w:u w:val="single" w:color="2195F2"/>
          </w:rPr>
          <w:t>nar</w:t>
        </w:r>
        <w:proofErr w:type="spellEnd"/>
        <w:r>
          <w:rPr>
            <w:color w:val="2195F2"/>
            <w:u w:val="single" w:color="2195F2"/>
          </w:rPr>
          <w:t>/gkx1132</w:t>
        </w:r>
        <w:r>
          <w:rPr>
            <w:color w:val="2195F2"/>
          </w:rPr>
          <w:t xml:space="preserve"> </w:t>
        </w:r>
      </w:hyperlink>
      <w:r>
        <w:t xml:space="preserve">· PMID: </w:t>
      </w:r>
      <w:hyperlink r:id="rId59">
        <w:r>
          <w:rPr>
            <w:color w:val="2195F2"/>
            <w:u w:val="single" w:color="2195F2"/>
          </w:rPr>
          <w:t>29145629</w:t>
        </w:r>
        <w:r>
          <w:rPr>
            <w:color w:val="2195F2"/>
          </w:rPr>
          <w:t xml:space="preserve"> </w:t>
        </w:r>
      </w:hyperlink>
      <w:r>
        <w:t>· PMCID:</w:t>
      </w:r>
      <w:r>
        <w:rPr>
          <w:spacing w:val="58"/>
        </w:rPr>
        <w:t xml:space="preserve"> </w:t>
      </w:r>
      <w:hyperlink r:id="rId60">
        <w:r>
          <w:rPr>
            <w:color w:val="2195F2"/>
            <w:u w:val="single" w:color="2195F2"/>
          </w:rPr>
          <w:t>PMC5753187</w:t>
        </w:r>
      </w:hyperlink>
    </w:p>
    <w:p w14:paraId="5B57F8F0" w14:textId="77777777" w:rsidR="00617E67" w:rsidRDefault="00617E67">
      <w:pPr>
        <w:pStyle w:val="BodyText"/>
        <w:spacing w:before="7"/>
        <w:rPr>
          <w:sz w:val="25"/>
        </w:rPr>
      </w:pPr>
    </w:p>
    <w:p w14:paraId="58F5F444" w14:textId="77777777" w:rsidR="00617E67" w:rsidRDefault="00E8776B">
      <w:pPr>
        <w:pStyle w:val="Heading3"/>
        <w:numPr>
          <w:ilvl w:val="0"/>
          <w:numId w:val="2"/>
        </w:numPr>
        <w:tabs>
          <w:tab w:val="left" w:pos="487"/>
        </w:tabs>
        <w:ind w:left="486" w:hanging="367"/>
      </w:pPr>
      <w:bookmarkStart w:id="129" w:name="_bookmark18"/>
      <w:bookmarkEnd w:id="129"/>
      <w:proofErr w:type="spellStart"/>
      <w:r>
        <w:rPr>
          <w:w w:val="105"/>
        </w:rPr>
        <w:t>Superfamilies</w:t>
      </w:r>
      <w:proofErr w:type="spellEnd"/>
      <w:r>
        <w:rPr>
          <w:w w:val="105"/>
        </w:rPr>
        <w:t xml:space="preserve"> of Evolved and Designed</w:t>
      </w:r>
      <w:r>
        <w:rPr>
          <w:spacing w:val="-44"/>
          <w:w w:val="105"/>
        </w:rPr>
        <w:t xml:space="preserve"> </w:t>
      </w:r>
      <w:r>
        <w:rPr>
          <w:w w:val="105"/>
        </w:rPr>
        <w:t>Networks</w:t>
      </w:r>
    </w:p>
    <w:p w14:paraId="6EA8AFD0" w14:textId="77777777" w:rsidR="00617E67" w:rsidRDefault="00E8776B">
      <w:pPr>
        <w:pStyle w:val="BodyText"/>
        <w:spacing w:before="45"/>
        <w:ind w:left="450"/>
      </w:pPr>
      <w:r>
        <w:t>R. Milo</w:t>
      </w:r>
    </w:p>
    <w:p w14:paraId="586DB9F8" w14:textId="77777777" w:rsidR="00617E67" w:rsidRDefault="00E8776B">
      <w:pPr>
        <w:pStyle w:val="BodyText"/>
        <w:spacing w:before="44" w:line="285" w:lineRule="auto"/>
        <w:ind w:left="450" w:right="5309"/>
      </w:pPr>
      <w:r>
        <w:rPr>
          <w:i/>
        </w:rPr>
        <w:t xml:space="preserve">Science  </w:t>
      </w:r>
      <w:r>
        <w:t xml:space="preserve">(2004-03-05)  </w:t>
      </w:r>
      <w:hyperlink r:id="rId61">
        <w:r>
          <w:rPr>
            <w:color w:val="2195F2"/>
            <w:u w:val="single" w:color="2195F2"/>
          </w:rPr>
          <w:t>https://doi.org/dm5h6p</w:t>
        </w:r>
      </w:hyperlink>
      <w:r>
        <w:rPr>
          <w:color w:val="2195F2"/>
        </w:rPr>
        <w:t xml:space="preserve"> </w:t>
      </w:r>
      <w:r>
        <w:t xml:space="preserve">DOI: </w:t>
      </w:r>
      <w:hyperlink r:id="rId62">
        <w:r>
          <w:rPr>
            <w:color w:val="2195F2"/>
            <w:u w:val="single" w:color="2195F2"/>
          </w:rPr>
          <w:t>10.1126/science.1089167</w:t>
        </w:r>
        <w:r>
          <w:rPr>
            <w:color w:val="2195F2"/>
          </w:rPr>
          <w:t xml:space="preserve"> </w:t>
        </w:r>
      </w:hyperlink>
      <w:r>
        <w:t>· PMID:</w:t>
      </w:r>
      <w:r>
        <w:rPr>
          <w:spacing w:val="8"/>
        </w:rPr>
        <w:t xml:space="preserve"> </w:t>
      </w:r>
      <w:hyperlink r:id="rId63">
        <w:r>
          <w:rPr>
            <w:color w:val="2195F2"/>
            <w:u w:val="single" w:color="2195F2"/>
          </w:rPr>
          <w:t>15001784</w:t>
        </w:r>
      </w:hyperlink>
    </w:p>
    <w:p w14:paraId="04843F3B" w14:textId="77777777" w:rsidR="00617E67" w:rsidRDefault="00617E67">
      <w:pPr>
        <w:pStyle w:val="BodyText"/>
        <w:spacing w:before="7"/>
        <w:rPr>
          <w:sz w:val="25"/>
        </w:rPr>
      </w:pPr>
    </w:p>
    <w:p w14:paraId="607A6FA2" w14:textId="77777777" w:rsidR="00617E67" w:rsidRDefault="00E8776B">
      <w:pPr>
        <w:pStyle w:val="Heading3"/>
        <w:numPr>
          <w:ilvl w:val="0"/>
          <w:numId w:val="2"/>
        </w:numPr>
        <w:tabs>
          <w:tab w:val="left" w:pos="487"/>
        </w:tabs>
        <w:ind w:left="486" w:hanging="367"/>
      </w:pPr>
      <w:bookmarkStart w:id="130" w:name="_bookmark19"/>
      <w:bookmarkEnd w:id="130"/>
      <w:r>
        <w:rPr>
          <w:w w:val="105"/>
        </w:rPr>
        <w:t>Network</w:t>
      </w:r>
      <w:r>
        <w:rPr>
          <w:spacing w:val="-6"/>
          <w:w w:val="105"/>
        </w:rPr>
        <w:t xml:space="preserve"> </w:t>
      </w:r>
      <w:r>
        <w:rPr>
          <w:w w:val="105"/>
        </w:rPr>
        <w:t>motifs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transcriptional</w:t>
      </w:r>
      <w:r>
        <w:rPr>
          <w:spacing w:val="-6"/>
          <w:w w:val="105"/>
        </w:rPr>
        <w:t xml:space="preserve"> </w:t>
      </w:r>
      <w:r>
        <w:rPr>
          <w:w w:val="105"/>
        </w:rPr>
        <w:t>regulation</w:t>
      </w:r>
      <w:r>
        <w:rPr>
          <w:spacing w:val="-6"/>
          <w:w w:val="105"/>
        </w:rPr>
        <w:t xml:space="preserve"> </w:t>
      </w:r>
      <w:r>
        <w:rPr>
          <w:w w:val="105"/>
        </w:rPr>
        <w:t>network</w:t>
      </w:r>
      <w:r>
        <w:rPr>
          <w:spacing w:val="-6"/>
          <w:w w:val="105"/>
        </w:rPr>
        <w:t xml:space="preserve"> </w:t>
      </w:r>
      <w:r>
        <w:rPr>
          <w:w w:val="105"/>
        </w:rPr>
        <w:t>of</w:t>
      </w:r>
      <w:r>
        <w:rPr>
          <w:spacing w:val="-6"/>
          <w:w w:val="105"/>
        </w:rPr>
        <w:t xml:space="preserve"> </w:t>
      </w:r>
      <w:r>
        <w:rPr>
          <w:w w:val="105"/>
        </w:rPr>
        <w:t>Escherichia</w:t>
      </w:r>
      <w:r>
        <w:rPr>
          <w:spacing w:val="-6"/>
          <w:w w:val="105"/>
        </w:rPr>
        <w:t xml:space="preserve"> </w:t>
      </w:r>
      <w:r>
        <w:rPr>
          <w:w w:val="105"/>
        </w:rPr>
        <w:t>coli</w:t>
      </w:r>
    </w:p>
    <w:p w14:paraId="54197257" w14:textId="77777777" w:rsidR="00617E67" w:rsidRDefault="00E8776B">
      <w:pPr>
        <w:pStyle w:val="BodyText"/>
        <w:spacing w:before="44" w:line="283" w:lineRule="auto"/>
        <w:ind w:left="450" w:right="4747"/>
      </w:pPr>
      <w:r>
        <w:t xml:space="preserve">Shai S. Shen-Orr, Ron Milo, </w:t>
      </w:r>
      <w:proofErr w:type="spellStart"/>
      <w:r>
        <w:t>Shmoolik</w:t>
      </w:r>
      <w:proofErr w:type="spellEnd"/>
      <w:r>
        <w:t xml:space="preserve"> </w:t>
      </w:r>
      <w:proofErr w:type="spellStart"/>
      <w:r>
        <w:t>Mangan</w:t>
      </w:r>
      <w:proofErr w:type="spellEnd"/>
      <w:r>
        <w:t xml:space="preserve">, Uri </w:t>
      </w:r>
      <w:proofErr w:type="spellStart"/>
      <w:r>
        <w:t>Alon</w:t>
      </w:r>
      <w:proofErr w:type="spellEnd"/>
      <w:r>
        <w:t xml:space="preserve"> </w:t>
      </w:r>
      <w:r>
        <w:rPr>
          <w:i/>
        </w:rPr>
        <w:t xml:space="preserve">Nature Genetics </w:t>
      </w:r>
      <w:r>
        <w:t xml:space="preserve">(2002-04-22)  </w:t>
      </w:r>
      <w:hyperlink r:id="rId64">
        <w:r>
          <w:rPr>
            <w:color w:val="2195F2"/>
            <w:u w:val="single" w:color="2195F2"/>
          </w:rPr>
          <w:t>https://doi.org/dr6vnt</w:t>
        </w:r>
      </w:hyperlink>
      <w:r>
        <w:rPr>
          <w:color w:val="2195F2"/>
        </w:rPr>
        <w:t xml:space="preserve"> </w:t>
      </w:r>
      <w:r>
        <w:t xml:space="preserve">DOI: </w:t>
      </w:r>
      <w:hyperlink r:id="rId65">
        <w:r>
          <w:rPr>
            <w:color w:val="2195F2"/>
            <w:u w:val="single" w:color="2195F2"/>
          </w:rPr>
          <w:t>10.1038/ng881</w:t>
        </w:r>
        <w:r>
          <w:rPr>
            <w:color w:val="2195F2"/>
          </w:rPr>
          <w:t xml:space="preserve"> </w:t>
        </w:r>
      </w:hyperlink>
      <w:r>
        <w:t>· PMID:</w:t>
      </w:r>
      <w:r>
        <w:rPr>
          <w:spacing w:val="36"/>
        </w:rPr>
        <w:t xml:space="preserve"> </w:t>
      </w:r>
      <w:hyperlink r:id="rId66">
        <w:r>
          <w:rPr>
            <w:color w:val="2195F2"/>
            <w:u w:val="single" w:color="2195F2"/>
          </w:rPr>
          <w:t>11967538</w:t>
        </w:r>
      </w:hyperlink>
    </w:p>
    <w:p w14:paraId="6F44614C" w14:textId="77777777" w:rsidR="00617E67" w:rsidRDefault="00617E67">
      <w:pPr>
        <w:pStyle w:val="BodyText"/>
        <w:rPr>
          <w:sz w:val="26"/>
        </w:rPr>
      </w:pPr>
    </w:p>
    <w:p w14:paraId="2D559DD1" w14:textId="77777777" w:rsidR="00617E67" w:rsidRDefault="00E8776B">
      <w:pPr>
        <w:pStyle w:val="Heading3"/>
        <w:numPr>
          <w:ilvl w:val="0"/>
          <w:numId w:val="2"/>
        </w:numPr>
        <w:tabs>
          <w:tab w:val="left" w:pos="487"/>
        </w:tabs>
        <w:spacing w:line="280" w:lineRule="auto"/>
        <w:ind w:right="364" w:hanging="330"/>
      </w:pPr>
      <w:bookmarkStart w:id="131" w:name="_bookmark20"/>
      <w:bookmarkEnd w:id="131"/>
      <w:r>
        <w:rPr>
          <w:w w:val="105"/>
        </w:rPr>
        <w:t>Activity motifs reveal principles of timing in transcriptional control of the yeast metabolic network</w:t>
      </w:r>
    </w:p>
    <w:p w14:paraId="4894227B" w14:textId="77777777" w:rsidR="00617E67" w:rsidRDefault="00E8776B">
      <w:pPr>
        <w:pStyle w:val="BodyText"/>
        <w:spacing w:before="2"/>
        <w:ind w:left="450"/>
      </w:pPr>
      <w:r>
        <w:t xml:space="preserve">Gal </w:t>
      </w:r>
      <w:proofErr w:type="spellStart"/>
      <w:r>
        <w:t>Chechik</w:t>
      </w:r>
      <w:proofErr w:type="spellEnd"/>
      <w:r>
        <w:t xml:space="preserve">, Eugene Oh, Oliver Rando, Jonathan </w:t>
      </w:r>
      <w:proofErr w:type="spellStart"/>
      <w:r>
        <w:t>Weissman</w:t>
      </w:r>
      <w:proofErr w:type="spellEnd"/>
      <w:r>
        <w:t xml:space="preserve">, Aviv </w:t>
      </w:r>
      <w:proofErr w:type="spellStart"/>
      <w:r>
        <w:t>Regev</w:t>
      </w:r>
      <w:proofErr w:type="spellEnd"/>
      <w:r>
        <w:t xml:space="preserve">, Daphne </w:t>
      </w:r>
      <w:proofErr w:type="spellStart"/>
      <w:r>
        <w:t>Koller</w:t>
      </w:r>
      <w:proofErr w:type="spellEnd"/>
    </w:p>
    <w:p w14:paraId="75FBB46D" w14:textId="77777777" w:rsidR="00617E67" w:rsidRDefault="00E8776B">
      <w:pPr>
        <w:spacing w:before="44"/>
        <w:ind w:left="450"/>
      </w:pPr>
      <w:r>
        <w:rPr>
          <w:i/>
          <w:w w:val="110"/>
        </w:rPr>
        <w:t xml:space="preserve">Nature Biotechnology </w:t>
      </w:r>
      <w:r>
        <w:rPr>
          <w:w w:val="110"/>
        </w:rPr>
        <w:t xml:space="preserve">(2008-10-26) </w:t>
      </w:r>
      <w:hyperlink r:id="rId67">
        <w:r>
          <w:rPr>
            <w:color w:val="2195F2"/>
            <w:w w:val="110"/>
            <w:u w:val="single" w:color="2195F2"/>
          </w:rPr>
          <w:t>https://doi.org/ftng9m</w:t>
        </w:r>
      </w:hyperlink>
    </w:p>
    <w:p w14:paraId="5445C171" w14:textId="77777777" w:rsidR="00617E67" w:rsidRDefault="00E8776B">
      <w:pPr>
        <w:pStyle w:val="BodyText"/>
        <w:spacing w:before="47"/>
        <w:ind w:left="450"/>
      </w:pPr>
      <w:r>
        <w:t xml:space="preserve">DOI: </w:t>
      </w:r>
      <w:hyperlink r:id="rId68">
        <w:r>
          <w:rPr>
            <w:color w:val="2195F2"/>
            <w:u w:val="single" w:color="2195F2"/>
          </w:rPr>
          <w:t>10.1038/nbt.1499</w:t>
        </w:r>
        <w:r>
          <w:rPr>
            <w:color w:val="2195F2"/>
          </w:rPr>
          <w:t xml:space="preserve"> </w:t>
        </w:r>
      </w:hyperlink>
      <w:r>
        <w:t xml:space="preserve">· PMID: </w:t>
      </w:r>
      <w:hyperlink r:id="rId69">
        <w:r>
          <w:rPr>
            <w:color w:val="2195F2"/>
            <w:u w:val="single" w:color="2195F2"/>
          </w:rPr>
          <w:t>18953355</w:t>
        </w:r>
        <w:r>
          <w:rPr>
            <w:color w:val="2195F2"/>
          </w:rPr>
          <w:t xml:space="preserve"> </w:t>
        </w:r>
      </w:hyperlink>
      <w:r>
        <w:t>· PMCID:</w:t>
      </w:r>
      <w:r>
        <w:rPr>
          <w:spacing w:val="51"/>
        </w:rPr>
        <w:t xml:space="preserve"> </w:t>
      </w:r>
      <w:hyperlink r:id="rId70">
        <w:r>
          <w:rPr>
            <w:color w:val="2195F2"/>
            <w:u w:val="single" w:color="2195F2"/>
          </w:rPr>
          <w:t>PMC2651818</w:t>
        </w:r>
      </w:hyperlink>
    </w:p>
    <w:p w14:paraId="131AF208" w14:textId="77777777" w:rsidR="00617E67" w:rsidRDefault="00617E67">
      <w:pPr>
        <w:pStyle w:val="BodyText"/>
        <w:spacing w:before="10"/>
        <w:rPr>
          <w:sz w:val="29"/>
        </w:rPr>
      </w:pPr>
    </w:p>
    <w:p w14:paraId="0BC3D88D" w14:textId="77777777" w:rsidR="00617E67" w:rsidRDefault="00E8776B">
      <w:pPr>
        <w:pStyle w:val="Heading3"/>
        <w:numPr>
          <w:ilvl w:val="0"/>
          <w:numId w:val="2"/>
        </w:numPr>
        <w:tabs>
          <w:tab w:val="left" w:pos="487"/>
        </w:tabs>
        <w:spacing w:before="1"/>
        <w:ind w:left="486" w:hanging="367"/>
      </w:pPr>
      <w:bookmarkStart w:id="132" w:name="_bookmark21"/>
      <w:bookmarkEnd w:id="132"/>
      <w:r>
        <w:rPr>
          <w:w w:val="105"/>
        </w:rPr>
        <w:t xml:space="preserve">The </w:t>
      </w:r>
      <w:proofErr w:type="spellStart"/>
      <w:r>
        <w:rPr>
          <w:w w:val="105"/>
        </w:rPr>
        <w:t>reactome</w:t>
      </w:r>
      <w:proofErr w:type="spellEnd"/>
      <w:r>
        <w:rPr>
          <w:w w:val="105"/>
        </w:rPr>
        <w:t xml:space="preserve"> pathway</w:t>
      </w:r>
      <w:r>
        <w:rPr>
          <w:spacing w:val="-24"/>
          <w:w w:val="105"/>
        </w:rPr>
        <w:t xml:space="preserve"> </w:t>
      </w:r>
      <w:r>
        <w:rPr>
          <w:w w:val="105"/>
        </w:rPr>
        <w:t>knowledgebase</w:t>
      </w:r>
    </w:p>
    <w:p w14:paraId="7357632D" w14:textId="77777777" w:rsidR="00617E67" w:rsidRDefault="00E8776B">
      <w:pPr>
        <w:pStyle w:val="BodyText"/>
        <w:spacing w:before="44" w:line="280" w:lineRule="auto"/>
        <w:ind w:left="450"/>
      </w:pPr>
      <w:proofErr w:type="spellStart"/>
      <w:r>
        <w:t>Bijay</w:t>
      </w:r>
      <w:proofErr w:type="spellEnd"/>
      <w:r>
        <w:t xml:space="preserve"> </w:t>
      </w:r>
      <w:proofErr w:type="spellStart"/>
      <w:r>
        <w:t>Jassal</w:t>
      </w:r>
      <w:proofErr w:type="spellEnd"/>
      <w:r>
        <w:t xml:space="preserve">, Lisa Matthews, </w:t>
      </w:r>
      <w:proofErr w:type="spellStart"/>
      <w:r>
        <w:t>Guilherme</w:t>
      </w:r>
      <w:proofErr w:type="spellEnd"/>
      <w:r>
        <w:t xml:space="preserve"> </w:t>
      </w:r>
      <w:proofErr w:type="spellStart"/>
      <w:r>
        <w:t>Viteri</w:t>
      </w:r>
      <w:proofErr w:type="spellEnd"/>
      <w:r>
        <w:t xml:space="preserve">, </w:t>
      </w:r>
      <w:proofErr w:type="spellStart"/>
      <w:r>
        <w:t>Chuqiao</w:t>
      </w:r>
      <w:proofErr w:type="spellEnd"/>
      <w:r>
        <w:t xml:space="preserve"> Gong, </w:t>
      </w:r>
      <w:proofErr w:type="spellStart"/>
      <w:r>
        <w:t>Pascual</w:t>
      </w:r>
      <w:proofErr w:type="spellEnd"/>
      <w:r>
        <w:t xml:space="preserve"> </w:t>
      </w:r>
      <w:proofErr w:type="spellStart"/>
      <w:r>
        <w:t>Lorente</w:t>
      </w:r>
      <w:proofErr w:type="spellEnd"/>
      <w:r>
        <w:t xml:space="preserve">, Antonio </w:t>
      </w:r>
      <w:proofErr w:type="spellStart"/>
      <w:r>
        <w:t>Fabregat</w:t>
      </w:r>
      <w:proofErr w:type="spellEnd"/>
      <w:r>
        <w:t xml:space="preserve">, Konstantinos </w:t>
      </w:r>
      <w:proofErr w:type="spellStart"/>
      <w:r>
        <w:t>Sidiropoulos</w:t>
      </w:r>
      <w:proofErr w:type="spellEnd"/>
      <w:r>
        <w:t xml:space="preserve">, Justin Cook, Marc Gillespie, Robin Haw, … Peter </w:t>
      </w:r>
      <w:proofErr w:type="spellStart"/>
      <w:r>
        <w:t>D’Eustachio</w:t>
      </w:r>
      <w:proofErr w:type="spellEnd"/>
    </w:p>
    <w:p w14:paraId="7A8499E6" w14:textId="77777777" w:rsidR="00617E67" w:rsidRDefault="00E8776B">
      <w:pPr>
        <w:spacing w:before="2"/>
        <w:ind w:left="450"/>
      </w:pPr>
      <w:r>
        <w:rPr>
          <w:i/>
          <w:w w:val="105"/>
        </w:rPr>
        <w:t xml:space="preserve">Nucleic Acids Research </w:t>
      </w:r>
      <w:r>
        <w:rPr>
          <w:w w:val="105"/>
        </w:rPr>
        <w:t xml:space="preserve">(2019-11-06) </w:t>
      </w:r>
      <w:hyperlink r:id="rId71">
        <w:r>
          <w:rPr>
            <w:color w:val="2195F2"/>
            <w:w w:val="105"/>
            <w:u w:val="single" w:color="2195F2"/>
          </w:rPr>
          <w:t>https://doi.org/ggpx9m</w:t>
        </w:r>
      </w:hyperlink>
    </w:p>
    <w:p w14:paraId="4C1103C4" w14:textId="77777777" w:rsidR="00617E67" w:rsidRDefault="00E8776B">
      <w:pPr>
        <w:pStyle w:val="BodyText"/>
        <w:spacing w:before="47"/>
        <w:ind w:left="450"/>
      </w:pPr>
      <w:r>
        <w:t xml:space="preserve">DOI: </w:t>
      </w:r>
      <w:hyperlink r:id="rId72">
        <w:r>
          <w:rPr>
            <w:color w:val="2195F2"/>
            <w:u w:val="single" w:color="2195F2"/>
          </w:rPr>
          <w:t>10.1093/</w:t>
        </w:r>
        <w:proofErr w:type="spellStart"/>
        <w:r>
          <w:rPr>
            <w:color w:val="2195F2"/>
            <w:u w:val="single" w:color="2195F2"/>
          </w:rPr>
          <w:t>nar</w:t>
        </w:r>
        <w:proofErr w:type="spellEnd"/>
        <w:r>
          <w:rPr>
            <w:color w:val="2195F2"/>
            <w:u w:val="single" w:color="2195F2"/>
          </w:rPr>
          <w:t>/gkz1031</w:t>
        </w:r>
        <w:r>
          <w:rPr>
            <w:color w:val="2195F2"/>
          </w:rPr>
          <w:t xml:space="preserve"> </w:t>
        </w:r>
      </w:hyperlink>
      <w:r>
        <w:t xml:space="preserve">· PMID: </w:t>
      </w:r>
      <w:hyperlink r:id="rId73">
        <w:r>
          <w:rPr>
            <w:color w:val="2195F2"/>
            <w:u w:val="single" w:color="2195F2"/>
          </w:rPr>
          <w:t>31691815</w:t>
        </w:r>
        <w:r>
          <w:rPr>
            <w:color w:val="2195F2"/>
          </w:rPr>
          <w:t xml:space="preserve"> </w:t>
        </w:r>
      </w:hyperlink>
      <w:r>
        <w:t>· PMCID:</w:t>
      </w:r>
      <w:r>
        <w:rPr>
          <w:spacing w:val="53"/>
        </w:rPr>
        <w:t xml:space="preserve"> </w:t>
      </w:r>
      <w:hyperlink r:id="rId74">
        <w:r>
          <w:rPr>
            <w:color w:val="2195F2"/>
            <w:u w:val="single" w:color="2195F2"/>
          </w:rPr>
          <w:t>PMC7145712</w:t>
        </w:r>
      </w:hyperlink>
    </w:p>
    <w:p w14:paraId="43CA4FBE" w14:textId="77777777" w:rsidR="00617E67" w:rsidRDefault="00617E67">
      <w:pPr>
        <w:pStyle w:val="BodyText"/>
        <w:spacing w:before="10"/>
        <w:rPr>
          <w:sz w:val="29"/>
        </w:rPr>
      </w:pPr>
    </w:p>
    <w:p w14:paraId="4362082F" w14:textId="77777777" w:rsidR="00617E67" w:rsidRDefault="00E8776B">
      <w:pPr>
        <w:pStyle w:val="ListParagraph"/>
        <w:numPr>
          <w:ilvl w:val="0"/>
          <w:numId w:val="2"/>
        </w:numPr>
        <w:tabs>
          <w:tab w:val="left" w:pos="487"/>
        </w:tabs>
        <w:spacing w:before="1" w:line="280" w:lineRule="auto"/>
        <w:ind w:right="1401" w:hanging="330"/>
      </w:pPr>
      <w:bookmarkStart w:id="133" w:name="_bookmark22"/>
      <w:bookmarkEnd w:id="133"/>
      <w:proofErr w:type="spellStart"/>
      <w:r>
        <w:rPr>
          <w:b/>
          <w:w w:val="105"/>
        </w:rPr>
        <w:t>ChEBI</w:t>
      </w:r>
      <w:proofErr w:type="spellEnd"/>
      <w:r>
        <w:rPr>
          <w:b/>
          <w:w w:val="105"/>
        </w:rPr>
        <w:t xml:space="preserve"> in 2016: Improved services and an expanding collection of metabolites </w:t>
      </w:r>
      <w:r>
        <w:rPr>
          <w:w w:val="105"/>
        </w:rPr>
        <w:t>Janna</w:t>
      </w:r>
      <w:r>
        <w:rPr>
          <w:spacing w:val="-29"/>
          <w:w w:val="105"/>
        </w:rPr>
        <w:t xml:space="preserve"> </w:t>
      </w:r>
      <w:r>
        <w:rPr>
          <w:w w:val="105"/>
        </w:rPr>
        <w:t>Hastings,</w:t>
      </w:r>
      <w:r>
        <w:rPr>
          <w:spacing w:val="-29"/>
          <w:w w:val="105"/>
        </w:rPr>
        <w:t xml:space="preserve"> </w:t>
      </w:r>
      <w:r>
        <w:rPr>
          <w:w w:val="105"/>
        </w:rPr>
        <w:t>Gareth</w:t>
      </w:r>
      <w:r>
        <w:rPr>
          <w:spacing w:val="-29"/>
          <w:w w:val="105"/>
        </w:rPr>
        <w:t xml:space="preserve"> </w:t>
      </w:r>
      <w:r>
        <w:rPr>
          <w:w w:val="105"/>
        </w:rPr>
        <w:t>Owen,</w:t>
      </w:r>
      <w:r>
        <w:rPr>
          <w:spacing w:val="-28"/>
          <w:w w:val="105"/>
        </w:rPr>
        <w:t xml:space="preserve"> </w:t>
      </w:r>
      <w:r>
        <w:rPr>
          <w:w w:val="105"/>
        </w:rPr>
        <w:t>Adriano</w:t>
      </w:r>
      <w:r>
        <w:rPr>
          <w:spacing w:val="-29"/>
          <w:w w:val="105"/>
        </w:rPr>
        <w:t xml:space="preserve"> </w:t>
      </w:r>
      <w:r>
        <w:rPr>
          <w:w w:val="105"/>
        </w:rPr>
        <w:t>Dekker,</w:t>
      </w:r>
      <w:r>
        <w:rPr>
          <w:spacing w:val="-29"/>
          <w:w w:val="105"/>
        </w:rPr>
        <w:t xml:space="preserve"> </w:t>
      </w:r>
      <w:r>
        <w:rPr>
          <w:w w:val="105"/>
        </w:rPr>
        <w:t>Marcus</w:t>
      </w:r>
      <w:r>
        <w:rPr>
          <w:spacing w:val="-28"/>
          <w:w w:val="105"/>
        </w:rPr>
        <w:t xml:space="preserve"> </w:t>
      </w:r>
      <w:r>
        <w:rPr>
          <w:w w:val="105"/>
        </w:rPr>
        <w:t>Ennis,</w:t>
      </w:r>
      <w:r>
        <w:rPr>
          <w:spacing w:val="-29"/>
          <w:w w:val="105"/>
        </w:rPr>
        <w:t xml:space="preserve"> </w:t>
      </w:r>
      <w:proofErr w:type="spellStart"/>
      <w:r>
        <w:rPr>
          <w:w w:val="105"/>
        </w:rPr>
        <w:t>Namrata</w:t>
      </w:r>
      <w:proofErr w:type="spellEnd"/>
      <w:r>
        <w:rPr>
          <w:spacing w:val="-29"/>
          <w:w w:val="105"/>
        </w:rPr>
        <w:t xml:space="preserve"> </w:t>
      </w:r>
      <w:r>
        <w:rPr>
          <w:w w:val="105"/>
        </w:rPr>
        <w:t>Kale,</w:t>
      </w:r>
      <w:r>
        <w:rPr>
          <w:spacing w:val="-28"/>
          <w:w w:val="105"/>
        </w:rPr>
        <w:t xml:space="preserve"> </w:t>
      </w:r>
      <w:proofErr w:type="spellStart"/>
      <w:r>
        <w:rPr>
          <w:w w:val="105"/>
        </w:rPr>
        <w:t>Venkatesh</w:t>
      </w:r>
      <w:proofErr w:type="spellEnd"/>
      <w:r>
        <w:rPr>
          <w:w w:val="105"/>
        </w:rPr>
        <w:t xml:space="preserve"> </w:t>
      </w:r>
      <w:proofErr w:type="spellStart"/>
      <w:r>
        <w:rPr>
          <w:w w:val="105"/>
        </w:rPr>
        <w:t>Muthukrishnan</w:t>
      </w:r>
      <w:proofErr w:type="spellEnd"/>
      <w:r>
        <w:rPr>
          <w:w w:val="105"/>
        </w:rPr>
        <w:t xml:space="preserve">, Steve Turner, Neil </w:t>
      </w:r>
      <w:proofErr w:type="spellStart"/>
      <w:r>
        <w:rPr>
          <w:w w:val="105"/>
        </w:rPr>
        <w:t>Swainston</w:t>
      </w:r>
      <w:proofErr w:type="spellEnd"/>
      <w:r>
        <w:rPr>
          <w:w w:val="105"/>
        </w:rPr>
        <w:t xml:space="preserve">, Pedro Mendes, Christoph Steinbeck </w:t>
      </w:r>
      <w:r>
        <w:rPr>
          <w:i/>
          <w:w w:val="105"/>
        </w:rPr>
        <w:t xml:space="preserve">Nucleic Acids Research </w:t>
      </w:r>
      <w:r>
        <w:rPr>
          <w:w w:val="105"/>
        </w:rPr>
        <w:t>(2015-10-13)</w:t>
      </w:r>
      <w:r>
        <w:rPr>
          <w:color w:val="2195F2"/>
          <w:spacing w:val="-15"/>
          <w:w w:val="105"/>
        </w:rPr>
        <w:t xml:space="preserve"> </w:t>
      </w:r>
      <w:hyperlink r:id="rId75">
        <w:r>
          <w:rPr>
            <w:color w:val="2195F2"/>
            <w:w w:val="105"/>
            <w:u w:val="single" w:color="2195F2"/>
          </w:rPr>
          <w:t>https://doi.org/f8cj93</w:t>
        </w:r>
      </w:hyperlink>
    </w:p>
    <w:p w14:paraId="22E0DCF3" w14:textId="77777777" w:rsidR="00617E67" w:rsidRDefault="00E8776B">
      <w:pPr>
        <w:pStyle w:val="BodyText"/>
        <w:spacing w:before="7"/>
        <w:ind w:left="450"/>
      </w:pPr>
      <w:r>
        <w:t xml:space="preserve">DOI: </w:t>
      </w:r>
      <w:hyperlink r:id="rId76">
        <w:r>
          <w:rPr>
            <w:color w:val="2195F2"/>
            <w:u w:val="single" w:color="2195F2"/>
          </w:rPr>
          <w:t>10.1093/</w:t>
        </w:r>
        <w:proofErr w:type="spellStart"/>
        <w:r>
          <w:rPr>
            <w:color w:val="2195F2"/>
            <w:u w:val="single" w:color="2195F2"/>
          </w:rPr>
          <w:t>nar</w:t>
        </w:r>
        <w:proofErr w:type="spellEnd"/>
        <w:r>
          <w:rPr>
            <w:color w:val="2195F2"/>
            <w:u w:val="single" w:color="2195F2"/>
          </w:rPr>
          <w:t>/gkv1031</w:t>
        </w:r>
        <w:r>
          <w:rPr>
            <w:color w:val="2195F2"/>
          </w:rPr>
          <w:t xml:space="preserve"> </w:t>
        </w:r>
      </w:hyperlink>
      <w:r>
        <w:t xml:space="preserve">· PMID: </w:t>
      </w:r>
      <w:hyperlink r:id="rId77">
        <w:r>
          <w:rPr>
            <w:color w:val="2195F2"/>
            <w:u w:val="single" w:color="2195F2"/>
          </w:rPr>
          <w:t>26467479</w:t>
        </w:r>
        <w:r>
          <w:rPr>
            <w:color w:val="2195F2"/>
          </w:rPr>
          <w:t xml:space="preserve"> </w:t>
        </w:r>
      </w:hyperlink>
      <w:r>
        <w:t>· PMCID:</w:t>
      </w:r>
      <w:r>
        <w:rPr>
          <w:spacing w:val="54"/>
        </w:rPr>
        <w:t xml:space="preserve"> </w:t>
      </w:r>
      <w:hyperlink r:id="rId78">
        <w:r>
          <w:rPr>
            <w:color w:val="2195F2"/>
            <w:u w:val="single" w:color="2195F2"/>
          </w:rPr>
          <w:t>PMC4702775</w:t>
        </w:r>
      </w:hyperlink>
    </w:p>
    <w:p w14:paraId="27892301" w14:textId="77777777" w:rsidR="00617E67" w:rsidRDefault="00617E67">
      <w:pPr>
        <w:pStyle w:val="BodyText"/>
        <w:spacing w:before="10"/>
        <w:rPr>
          <w:sz w:val="29"/>
        </w:rPr>
      </w:pPr>
    </w:p>
    <w:p w14:paraId="5310B734" w14:textId="77777777" w:rsidR="00617E67" w:rsidRDefault="00E8776B">
      <w:pPr>
        <w:pStyle w:val="Heading3"/>
        <w:numPr>
          <w:ilvl w:val="0"/>
          <w:numId w:val="2"/>
        </w:numPr>
        <w:tabs>
          <w:tab w:val="left" w:pos="487"/>
        </w:tabs>
        <w:ind w:left="486" w:hanging="367"/>
      </w:pPr>
      <w:bookmarkStart w:id="134" w:name="_bookmark23"/>
      <w:bookmarkEnd w:id="134"/>
      <w:r>
        <w:rPr>
          <w:w w:val="105"/>
        </w:rPr>
        <w:t>HMDB</w:t>
      </w:r>
      <w:r>
        <w:rPr>
          <w:spacing w:val="-8"/>
          <w:w w:val="105"/>
        </w:rPr>
        <w:t xml:space="preserve"> </w:t>
      </w:r>
      <w:r>
        <w:rPr>
          <w:w w:val="105"/>
        </w:rPr>
        <w:t>4.0:</w:t>
      </w:r>
      <w:r>
        <w:rPr>
          <w:spacing w:val="-8"/>
          <w:w w:val="105"/>
        </w:rPr>
        <w:t xml:space="preserve"> </w:t>
      </w:r>
      <w:r>
        <w:rPr>
          <w:w w:val="105"/>
        </w:rPr>
        <w:t>the</w:t>
      </w:r>
      <w:r>
        <w:rPr>
          <w:spacing w:val="-7"/>
          <w:w w:val="105"/>
        </w:rPr>
        <w:t xml:space="preserve"> </w:t>
      </w:r>
      <w:r>
        <w:rPr>
          <w:w w:val="105"/>
        </w:rPr>
        <w:t>human</w:t>
      </w:r>
      <w:r>
        <w:rPr>
          <w:spacing w:val="-8"/>
          <w:w w:val="105"/>
        </w:rPr>
        <w:t xml:space="preserve"> </w:t>
      </w:r>
      <w:r>
        <w:rPr>
          <w:w w:val="105"/>
        </w:rPr>
        <w:t>metabolome</w:t>
      </w:r>
      <w:r>
        <w:rPr>
          <w:spacing w:val="-8"/>
          <w:w w:val="105"/>
        </w:rPr>
        <w:t xml:space="preserve"> </w:t>
      </w:r>
      <w:r>
        <w:rPr>
          <w:w w:val="105"/>
        </w:rPr>
        <w:t>database</w:t>
      </w:r>
      <w:r>
        <w:rPr>
          <w:spacing w:val="-7"/>
          <w:w w:val="105"/>
        </w:rPr>
        <w:t xml:space="preserve"> </w:t>
      </w:r>
      <w:r>
        <w:rPr>
          <w:w w:val="105"/>
        </w:rPr>
        <w:t>for</w:t>
      </w:r>
      <w:r>
        <w:rPr>
          <w:spacing w:val="-8"/>
          <w:w w:val="105"/>
        </w:rPr>
        <w:t xml:space="preserve"> </w:t>
      </w:r>
      <w:r>
        <w:rPr>
          <w:w w:val="105"/>
        </w:rPr>
        <w:t>2018</w:t>
      </w:r>
    </w:p>
    <w:p w14:paraId="43511790" w14:textId="77777777" w:rsidR="00617E67" w:rsidRDefault="00E8776B">
      <w:pPr>
        <w:pStyle w:val="BodyText"/>
        <w:spacing w:before="44" w:line="280" w:lineRule="auto"/>
        <w:ind w:left="450"/>
      </w:pPr>
      <w:r>
        <w:t xml:space="preserve">David S </w:t>
      </w:r>
      <w:proofErr w:type="spellStart"/>
      <w:r>
        <w:t>Wishart</w:t>
      </w:r>
      <w:proofErr w:type="spellEnd"/>
      <w:r>
        <w:t xml:space="preserve">, </w:t>
      </w:r>
      <w:proofErr w:type="spellStart"/>
      <w:r>
        <w:t>Yannick</w:t>
      </w:r>
      <w:proofErr w:type="spellEnd"/>
      <w:r>
        <w:t xml:space="preserve"> </w:t>
      </w:r>
      <w:proofErr w:type="spellStart"/>
      <w:r>
        <w:t>Djoumbou</w:t>
      </w:r>
      <w:proofErr w:type="spellEnd"/>
      <w:r>
        <w:t xml:space="preserve"> </w:t>
      </w:r>
      <w:proofErr w:type="spellStart"/>
      <w:r>
        <w:t>Feunang</w:t>
      </w:r>
      <w:proofErr w:type="spellEnd"/>
      <w:r>
        <w:t xml:space="preserve">, Ana </w:t>
      </w:r>
      <w:proofErr w:type="spellStart"/>
      <w:r>
        <w:t>Marcu</w:t>
      </w:r>
      <w:proofErr w:type="spellEnd"/>
      <w:r>
        <w:t xml:space="preserve">, An Chi </w:t>
      </w:r>
      <w:proofErr w:type="spellStart"/>
      <w:r>
        <w:t>Guo</w:t>
      </w:r>
      <w:proofErr w:type="spellEnd"/>
      <w:r>
        <w:t xml:space="preserve">, Kevin Liang, Rosa Vázquez- Fresno, </w:t>
      </w:r>
      <w:proofErr w:type="spellStart"/>
      <w:r>
        <w:t>Tanvir</w:t>
      </w:r>
      <w:proofErr w:type="spellEnd"/>
      <w:r>
        <w:t xml:space="preserve"> Sajed, Daniel Johnson, </w:t>
      </w:r>
      <w:proofErr w:type="spellStart"/>
      <w:r>
        <w:t>Carin</w:t>
      </w:r>
      <w:proofErr w:type="spellEnd"/>
      <w:r>
        <w:t xml:space="preserve"> Li, </w:t>
      </w:r>
      <w:proofErr w:type="spellStart"/>
      <w:r>
        <w:t>Naama</w:t>
      </w:r>
      <w:proofErr w:type="spellEnd"/>
      <w:r>
        <w:t xml:space="preserve"> </w:t>
      </w:r>
      <w:proofErr w:type="spellStart"/>
      <w:r>
        <w:t>Karu</w:t>
      </w:r>
      <w:proofErr w:type="spellEnd"/>
      <w:r>
        <w:t xml:space="preserve">, … Augustin </w:t>
      </w:r>
      <w:proofErr w:type="spellStart"/>
      <w:r>
        <w:t>Scalbert</w:t>
      </w:r>
      <w:proofErr w:type="spellEnd"/>
    </w:p>
    <w:p w14:paraId="1901C8B4" w14:textId="77777777" w:rsidR="00617E67" w:rsidRDefault="00E8776B">
      <w:pPr>
        <w:spacing w:before="3"/>
        <w:ind w:left="450"/>
      </w:pPr>
      <w:r>
        <w:rPr>
          <w:i/>
          <w:w w:val="105"/>
        </w:rPr>
        <w:t xml:space="preserve">Nucleic Acids Research </w:t>
      </w:r>
      <w:r>
        <w:rPr>
          <w:w w:val="105"/>
        </w:rPr>
        <w:t xml:space="preserve">(2017-11-11) </w:t>
      </w:r>
      <w:hyperlink r:id="rId79">
        <w:r>
          <w:rPr>
            <w:color w:val="2195F2"/>
            <w:w w:val="105"/>
            <w:u w:val="single" w:color="2195F2"/>
          </w:rPr>
          <w:t>https://doi.org/gcwk5k</w:t>
        </w:r>
      </w:hyperlink>
    </w:p>
    <w:p w14:paraId="747D6F9D" w14:textId="77777777" w:rsidR="00617E67" w:rsidRDefault="00E8776B">
      <w:pPr>
        <w:pStyle w:val="BodyText"/>
        <w:spacing w:before="47"/>
        <w:ind w:left="450"/>
      </w:pPr>
      <w:r>
        <w:t xml:space="preserve">DOI: </w:t>
      </w:r>
      <w:hyperlink r:id="rId80">
        <w:r>
          <w:rPr>
            <w:color w:val="2195F2"/>
            <w:u w:val="single" w:color="2195F2"/>
          </w:rPr>
          <w:t>10.1093/</w:t>
        </w:r>
        <w:proofErr w:type="spellStart"/>
        <w:r>
          <w:rPr>
            <w:color w:val="2195F2"/>
            <w:u w:val="single" w:color="2195F2"/>
          </w:rPr>
          <w:t>nar</w:t>
        </w:r>
        <w:proofErr w:type="spellEnd"/>
        <w:r>
          <w:rPr>
            <w:color w:val="2195F2"/>
            <w:u w:val="single" w:color="2195F2"/>
          </w:rPr>
          <w:t>/gkx1089</w:t>
        </w:r>
        <w:r>
          <w:rPr>
            <w:color w:val="2195F2"/>
          </w:rPr>
          <w:t xml:space="preserve"> </w:t>
        </w:r>
      </w:hyperlink>
      <w:r>
        <w:t xml:space="preserve">· PMID: </w:t>
      </w:r>
      <w:hyperlink r:id="rId81">
        <w:r>
          <w:rPr>
            <w:color w:val="2195F2"/>
            <w:u w:val="single" w:color="2195F2"/>
          </w:rPr>
          <w:t>29140435</w:t>
        </w:r>
        <w:r>
          <w:rPr>
            <w:color w:val="2195F2"/>
          </w:rPr>
          <w:t xml:space="preserve"> </w:t>
        </w:r>
      </w:hyperlink>
      <w:r>
        <w:t>· PMCID:</w:t>
      </w:r>
      <w:r>
        <w:rPr>
          <w:spacing w:val="54"/>
        </w:rPr>
        <w:t xml:space="preserve"> </w:t>
      </w:r>
      <w:hyperlink r:id="rId82">
        <w:r>
          <w:rPr>
            <w:color w:val="2195F2"/>
            <w:u w:val="single" w:color="2195F2"/>
          </w:rPr>
          <w:t>PMC5753273</w:t>
        </w:r>
      </w:hyperlink>
    </w:p>
    <w:p w14:paraId="0B2FCC28" w14:textId="77777777" w:rsidR="00617E67" w:rsidRDefault="00617E67">
      <w:pPr>
        <w:pStyle w:val="BodyText"/>
        <w:spacing w:before="10"/>
        <w:rPr>
          <w:sz w:val="29"/>
        </w:rPr>
      </w:pPr>
    </w:p>
    <w:p w14:paraId="43B7C038" w14:textId="77777777" w:rsidR="00617E67" w:rsidRDefault="00E8776B">
      <w:pPr>
        <w:pStyle w:val="Heading3"/>
        <w:numPr>
          <w:ilvl w:val="0"/>
          <w:numId w:val="2"/>
        </w:numPr>
        <w:tabs>
          <w:tab w:val="left" w:pos="487"/>
        </w:tabs>
        <w:spacing w:line="280" w:lineRule="auto"/>
        <w:ind w:right="1247" w:hanging="330"/>
      </w:pPr>
      <w:bookmarkStart w:id="135" w:name="_bookmark24"/>
      <w:bookmarkEnd w:id="135"/>
      <w:r>
        <w:rPr>
          <w:w w:val="105"/>
        </w:rPr>
        <w:t>Dietary methionine influences therapy in mouse cancer models and alters human metabolism</w:t>
      </w:r>
    </w:p>
    <w:p w14:paraId="7B560C31" w14:textId="77777777" w:rsidR="00617E67" w:rsidRDefault="00E8776B">
      <w:pPr>
        <w:pStyle w:val="BodyText"/>
        <w:spacing w:before="2" w:line="280" w:lineRule="auto"/>
        <w:ind w:left="450" w:right="153"/>
      </w:pPr>
      <w:r>
        <w:t xml:space="preserve">Xia Gao, Sydney M. Sanderson, </w:t>
      </w:r>
      <w:proofErr w:type="spellStart"/>
      <w:r>
        <w:t>Ziwei</w:t>
      </w:r>
      <w:proofErr w:type="spellEnd"/>
      <w:r>
        <w:t xml:space="preserve"> Dai, Michael A. Reid, Daniel E. Cooper, Min Lu, John P. Richie Jr, Amy </w:t>
      </w:r>
      <w:proofErr w:type="spellStart"/>
      <w:r>
        <w:t>Ciccarella</w:t>
      </w:r>
      <w:proofErr w:type="spellEnd"/>
      <w:r>
        <w:t xml:space="preserve">, Ana </w:t>
      </w:r>
      <w:proofErr w:type="spellStart"/>
      <w:r>
        <w:t>Calcagnotto</w:t>
      </w:r>
      <w:proofErr w:type="spellEnd"/>
      <w:r>
        <w:t xml:space="preserve">, Peter G. </w:t>
      </w:r>
      <w:proofErr w:type="spellStart"/>
      <w:r>
        <w:t>Mikhael</w:t>
      </w:r>
      <w:proofErr w:type="spellEnd"/>
      <w:r>
        <w:t xml:space="preserve">, … Jason W. </w:t>
      </w:r>
      <w:proofErr w:type="spellStart"/>
      <w:r>
        <w:t>Locasale</w:t>
      </w:r>
      <w:proofErr w:type="spellEnd"/>
    </w:p>
    <w:p w14:paraId="2F1EAA90" w14:textId="77777777" w:rsidR="00617E67" w:rsidRDefault="00E8776B">
      <w:pPr>
        <w:pStyle w:val="BodyText"/>
        <w:spacing w:before="3"/>
        <w:ind w:left="450"/>
      </w:pPr>
      <w:r>
        <w:rPr>
          <w:i/>
          <w:w w:val="110"/>
        </w:rPr>
        <w:t xml:space="preserve">Nature </w:t>
      </w:r>
      <w:r>
        <w:rPr>
          <w:w w:val="110"/>
        </w:rPr>
        <w:t xml:space="preserve">(2019-07-31) </w:t>
      </w:r>
      <w:hyperlink r:id="rId83">
        <w:r>
          <w:rPr>
            <w:color w:val="2195F2"/>
            <w:w w:val="110"/>
            <w:u w:val="single" w:color="2195F2"/>
          </w:rPr>
          <w:t>https://doi.org/ggrj3d</w:t>
        </w:r>
      </w:hyperlink>
    </w:p>
    <w:p w14:paraId="46822C68" w14:textId="77777777" w:rsidR="00617E67" w:rsidRDefault="00E8776B">
      <w:pPr>
        <w:pStyle w:val="BodyText"/>
        <w:spacing w:before="47"/>
        <w:ind w:left="450"/>
      </w:pPr>
      <w:r>
        <w:t xml:space="preserve">DOI: </w:t>
      </w:r>
      <w:hyperlink r:id="rId84">
        <w:r>
          <w:rPr>
            <w:color w:val="2195F2"/>
            <w:u w:val="single" w:color="2195F2"/>
          </w:rPr>
          <w:t>10.1038/s41586-019-1437-3</w:t>
        </w:r>
        <w:r>
          <w:rPr>
            <w:color w:val="2195F2"/>
          </w:rPr>
          <w:t xml:space="preserve"> </w:t>
        </w:r>
      </w:hyperlink>
      <w:r>
        <w:t xml:space="preserve">· PMID: </w:t>
      </w:r>
      <w:hyperlink r:id="rId85">
        <w:r>
          <w:rPr>
            <w:color w:val="2195F2"/>
            <w:u w:val="single" w:color="2195F2"/>
          </w:rPr>
          <w:t>31367041</w:t>
        </w:r>
        <w:r>
          <w:rPr>
            <w:color w:val="2195F2"/>
          </w:rPr>
          <w:t xml:space="preserve"> </w:t>
        </w:r>
      </w:hyperlink>
      <w:r>
        <w:t xml:space="preserve">· PMCID: </w:t>
      </w:r>
      <w:hyperlink r:id="rId86">
        <w:r>
          <w:rPr>
            <w:color w:val="2195F2"/>
            <w:u w:val="single" w:color="2195F2"/>
          </w:rPr>
          <w:t>PMC6951023</w:t>
        </w:r>
      </w:hyperlink>
    </w:p>
    <w:p w14:paraId="0AEE604F" w14:textId="77777777" w:rsidR="00617E67" w:rsidRDefault="00617E67">
      <w:pPr>
        <w:sectPr w:rsidR="00617E67">
          <w:pgSz w:w="11900" w:h="16820"/>
          <w:pgMar w:top="640" w:right="600" w:bottom="280" w:left="600" w:header="720" w:footer="720" w:gutter="0"/>
          <w:cols w:space="720"/>
        </w:sectPr>
      </w:pPr>
    </w:p>
    <w:p w14:paraId="75F177F5" w14:textId="77777777" w:rsidR="00617E67" w:rsidRDefault="00E8776B">
      <w:pPr>
        <w:pStyle w:val="ListParagraph"/>
        <w:numPr>
          <w:ilvl w:val="0"/>
          <w:numId w:val="2"/>
        </w:numPr>
        <w:tabs>
          <w:tab w:val="left" w:pos="487"/>
        </w:tabs>
        <w:spacing w:before="107" w:line="280" w:lineRule="auto"/>
        <w:ind w:right="228" w:hanging="330"/>
      </w:pPr>
      <w:r>
        <w:rPr>
          <w:noProof/>
        </w:rPr>
        <w:lastRenderedPageBreak/>
        <w:drawing>
          <wp:anchor distT="0" distB="0" distL="0" distR="0" simplePos="0" relativeHeight="250423296" behindDoc="1" locked="0" layoutInCell="1" allowOverlap="1" wp14:anchorId="139D0E06" wp14:editId="0B2FBE58">
            <wp:simplePos x="0" y="0"/>
            <wp:positionH relativeFrom="page">
              <wp:posOffset>0</wp:posOffset>
            </wp:positionH>
            <wp:positionV relativeFrom="page">
              <wp:posOffset>0</wp:posOffset>
            </wp:positionV>
            <wp:extent cx="7556500" cy="1068070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36" w:name="_bookmark25"/>
      <w:bookmarkEnd w:id="136"/>
      <w:proofErr w:type="spellStart"/>
      <w:r>
        <w:rPr>
          <w:b/>
          <w:w w:val="105"/>
        </w:rPr>
        <w:t>Metaboverse</w:t>
      </w:r>
      <w:proofErr w:type="spellEnd"/>
      <w:r>
        <w:rPr>
          <w:b/>
          <w:w w:val="105"/>
        </w:rPr>
        <w:t xml:space="preserve"> — </w:t>
      </w:r>
      <w:proofErr w:type="spellStart"/>
      <w:r>
        <w:rPr>
          <w:b/>
          <w:w w:val="105"/>
        </w:rPr>
        <w:t>Metaboverse</w:t>
      </w:r>
      <w:proofErr w:type="spellEnd"/>
      <w:r>
        <w:rPr>
          <w:b/>
          <w:w w:val="105"/>
        </w:rPr>
        <w:t xml:space="preserve"> 0.0.0-alpha documentation</w:t>
      </w:r>
      <w:r>
        <w:rPr>
          <w:b/>
          <w:color w:val="2195F2"/>
          <w:w w:val="105"/>
        </w:rPr>
        <w:t xml:space="preserve"> </w:t>
      </w:r>
      <w:hyperlink r:id="rId87">
        <w:r>
          <w:rPr>
            <w:color w:val="2195F2"/>
            <w:w w:val="105"/>
            <w:u w:val="single" w:color="2195F2"/>
          </w:rPr>
          <w:t>https://metaboverse.readthedocs.io/</w:t>
        </w:r>
      </w:hyperlink>
      <w:hyperlink r:id="rId88">
        <w:r>
          <w:rPr>
            <w:color w:val="2195F2"/>
            <w:w w:val="105"/>
            <w:u w:val="single" w:color="2195F2"/>
          </w:rPr>
          <w:t xml:space="preserve"> </w:t>
        </w:r>
        <w:proofErr w:type="spellStart"/>
        <w:r>
          <w:rPr>
            <w:color w:val="2195F2"/>
            <w:w w:val="105"/>
            <w:u w:val="single" w:color="2195F2"/>
          </w:rPr>
          <w:t>en</w:t>
        </w:r>
        <w:proofErr w:type="spellEnd"/>
        <w:r>
          <w:rPr>
            <w:color w:val="2195F2"/>
            <w:w w:val="105"/>
            <w:u w:val="single" w:color="2195F2"/>
          </w:rPr>
          <w:t>/latest/</w:t>
        </w:r>
      </w:hyperlink>
    </w:p>
    <w:p w14:paraId="4B93FA39" w14:textId="77777777" w:rsidR="00617E67" w:rsidRDefault="00617E67">
      <w:pPr>
        <w:pStyle w:val="BodyText"/>
        <w:spacing w:before="3"/>
        <w:rPr>
          <w:sz w:val="26"/>
        </w:rPr>
      </w:pPr>
    </w:p>
    <w:p w14:paraId="06F33F3E" w14:textId="77777777" w:rsidR="00617E67" w:rsidRDefault="00E8776B">
      <w:pPr>
        <w:pStyle w:val="Heading3"/>
        <w:numPr>
          <w:ilvl w:val="0"/>
          <w:numId w:val="2"/>
        </w:numPr>
        <w:tabs>
          <w:tab w:val="left" w:pos="487"/>
        </w:tabs>
        <w:spacing w:before="1" w:line="280" w:lineRule="auto"/>
        <w:ind w:right="1765" w:hanging="330"/>
      </w:pPr>
      <w:bookmarkStart w:id="137" w:name="_bookmark26"/>
      <w:bookmarkEnd w:id="137"/>
      <w:r>
        <w:rPr>
          <w:w w:val="110"/>
        </w:rPr>
        <w:t>Compartment</w:t>
      </w:r>
      <w:r>
        <w:rPr>
          <w:spacing w:val="-39"/>
          <w:w w:val="110"/>
        </w:rPr>
        <w:t xml:space="preserve"> </w:t>
      </w:r>
      <w:r>
        <w:rPr>
          <w:w w:val="110"/>
        </w:rPr>
        <w:t>and</w:t>
      </w:r>
      <w:r>
        <w:rPr>
          <w:spacing w:val="-38"/>
          <w:w w:val="110"/>
        </w:rPr>
        <w:t xml:space="preserve"> </w:t>
      </w:r>
      <w:r>
        <w:rPr>
          <w:w w:val="110"/>
        </w:rPr>
        <w:t>hub</w:t>
      </w:r>
      <w:r>
        <w:rPr>
          <w:spacing w:val="-38"/>
          <w:w w:val="110"/>
        </w:rPr>
        <w:t xml:space="preserve"> </w:t>
      </w:r>
      <w:r>
        <w:rPr>
          <w:w w:val="110"/>
        </w:rPr>
        <w:t>definitions</w:t>
      </w:r>
      <w:r>
        <w:rPr>
          <w:spacing w:val="-38"/>
          <w:w w:val="110"/>
        </w:rPr>
        <w:t xml:space="preserve"> </w:t>
      </w:r>
      <w:r>
        <w:rPr>
          <w:w w:val="110"/>
        </w:rPr>
        <w:t>tune</w:t>
      </w:r>
      <w:r>
        <w:rPr>
          <w:spacing w:val="-38"/>
          <w:w w:val="110"/>
        </w:rPr>
        <w:t xml:space="preserve"> </w:t>
      </w:r>
      <w:r>
        <w:rPr>
          <w:w w:val="110"/>
        </w:rPr>
        <w:t>metabolic</w:t>
      </w:r>
      <w:r>
        <w:rPr>
          <w:spacing w:val="-38"/>
          <w:w w:val="110"/>
        </w:rPr>
        <w:t xml:space="preserve"> </w:t>
      </w:r>
      <w:r>
        <w:rPr>
          <w:w w:val="110"/>
        </w:rPr>
        <w:t>networks</w:t>
      </w:r>
      <w:r>
        <w:rPr>
          <w:spacing w:val="-38"/>
          <w:w w:val="110"/>
        </w:rPr>
        <w:t xml:space="preserve"> </w:t>
      </w:r>
      <w:r>
        <w:rPr>
          <w:w w:val="110"/>
        </w:rPr>
        <w:t>for</w:t>
      </w:r>
      <w:r>
        <w:rPr>
          <w:spacing w:val="-38"/>
          <w:w w:val="110"/>
        </w:rPr>
        <w:t xml:space="preserve"> </w:t>
      </w:r>
      <w:proofErr w:type="spellStart"/>
      <w:r>
        <w:rPr>
          <w:w w:val="110"/>
        </w:rPr>
        <w:t>metabolomic</w:t>
      </w:r>
      <w:proofErr w:type="spellEnd"/>
      <w:r>
        <w:rPr>
          <w:w w:val="110"/>
        </w:rPr>
        <w:t xml:space="preserve"> interpretations</w:t>
      </w:r>
    </w:p>
    <w:p w14:paraId="3CCDDB88" w14:textId="77777777" w:rsidR="00617E67" w:rsidRDefault="00E8776B">
      <w:pPr>
        <w:pStyle w:val="BodyText"/>
        <w:spacing w:before="2"/>
        <w:ind w:left="450"/>
      </w:pPr>
      <w:r>
        <w:t>T Cameron Waller, Jordan A Berg, Alexander Lex, Brian E Chapman, Jared Rutter</w:t>
      </w:r>
    </w:p>
    <w:p w14:paraId="406BB81D" w14:textId="77777777" w:rsidR="00617E67" w:rsidRDefault="00E8776B">
      <w:pPr>
        <w:spacing w:before="44"/>
        <w:ind w:left="450"/>
      </w:pPr>
      <w:proofErr w:type="spellStart"/>
      <w:r>
        <w:rPr>
          <w:i/>
          <w:w w:val="105"/>
        </w:rPr>
        <w:t>GigaScience</w:t>
      </w:r>
      <w:proofErr w:type="spellEnd"/>
      <w:r>
        <w:rPr>
          <w:i/>
          <w:w w:val="105"/>
        </w:rPr>
        <w:t xml:space="preserve"> </w:t>
      </w:r>
      <w:r>
        <w:rPr>
          <w:w w:val="105"/>
        </w:rPr>
        <w:t xml:space="preserve">(2020-01-01) </w:t>
      </w:r>
      <w:hyperlink r:id="rId89">
        <w:r>
          <w:rPr>
            <w:color w:val="2195F2"/>
            <w:w w:val="105"/>
            <w:u w:val="single" w:color="2195F2"/>
          </w:rPr>
          <w:t>https://doi.org/ggt7sk</w:t>
        </w:r>
      </w:hyperlink>
    </w:p>
    <w:p w14:paraId="7F8303DA" w14:textId="77777777" w:rsidR="00617E67" w:rsidRDefault="00E8776B">
      <w:pPr>
        <w:pStyle w:val="BodyText"/>
        <w:spacing w:before="47"/>
        <w:ind w:left="450"/>
      </w:pPr>
      <w:r>
        <w:t xml:space="preserve">DOI: </w:t>
      </w:r>
      <w:hyperlink r:id="rId90">
        <w:r>
          <w:rPr>
            <w:color w:val="2195F2"/>
            <w:u w:val="single" w:color="2195F2"/>
          </w:rPr>
          <w:t>10.1093/</w:t>
        </w:r>
        <w:proofErr w:type="spellStart"/>
        <w:r>
          <w:rPr>
            <w:color w:val="2195F2"/>
            <w:u w:val="single" w:color="2195F2"/>
          </w:rPr>
          <w:t>gigascience</w:t>
        </w:r>
        <w:proofErr w:type="spellEnd"/>
        <w:r>
          <w:rPr>
            <w:color w:val="2195F2"/>
            <w:u w:val="single" w:color="2195F2"/>
          </w:rPr>
          <w:t>/giz137</w:t>
        </w:r>
        <w:r>
          <w:rPr>
            <w:color w:val="2195F2"/>
          </w:rPr>
          <w:t xml:space="preserve"> </w:t>
        </w:r>
      </w:hyperlink>
      <w:r>
        <w:t xml:space="preserve">· PMID: </w:t>
      </w:r>
      <w:hyperlink r:id="rId91">
        <w:r>
          <w:rPr>
            <w:color w:val="2195F2"/>
            <w:u w:val="single" w:color="2195F2"/>
          </w:rPr>
          <w:t>31972021</w:t>
        </w:r>
        <w:r>
          <w:rPr>
            <w:color w:val="2195F2"/>
          </w:rPr>
          <w:t xml:space="preserve"> </w:t>
        </w:r>
      </w:hyperlink>
      <w:r>
        <w:t xml:space="preserve">· PMCID: </w:t>
      </w:r>
      <w:hyperlink r:id="rId92">
        <w:r>
          <w:rPr>
            <w:color w:val="2195F2"/>
            <w:u w:val="single" w:color="2195F2"/>
          </w:rPr>
          <w:t>PMC6977586</w:t>
        </w:r>
      </w:hyperlink>
    </w:p>
    <w:p w14:paraId="6037C1CC" w14:textId="77777777" w:rsidR="00617E67" w:rsidRDefault="00617E67">
      <w:pPr>
        <w:pStyle w:val="BodyText"/>
        <w:spacing w:before="10"/>
        <w:rPr>
          <w:sz w:val="29"/>
        </w:rPr>
      </w:pPr>
    </w:p>
    <w:p w14:paraId="561295D6" w14:textId="77777777" w:rsidR="00617E67" w:rsidRDefault="00E8776B">
      <w:pPr>
        <w:pStyle w:val="Heading3"/>
        <w:numPr>
          <w:ilvl w:val="0"/>
          <w:numId w:val="2"/>
        </w:numPr>
        <w:tabs>
          <w:tab w:val="left" w:pos="487"/>
        </w:tabs>
        <w:ind w:left="486" w:hanging="367"/>
      </w:pPr>
      <w:bookmarkStart w:id="138" w:name="_bookmark27"/>
      <w:bookmarkEnd w:id="138"/>
      <w:r>
        <w:rPr>
          <w:w w:val="105"/>
        </w:rPr>
        <w:t>On Nearest-Neighbor</w:t>
      </w:r>
      <w:r>
        <w:rPr>
          <w:spacing w:val="-17"/>
          <w:w w:val="105"/>
        </w:rPr>
        <w:t xml:space="preserve"> </w:t>
      </w:r>
      <w:r>
        <w:rPr>
          <w:w w:val="105"/>
        </w:rPr>
        <w:t>Graphs</w:t>
      </w:r>
    </w:p>
    <w:p w14:paraId="220B0DB5" w14:textId="77777777" w:rsidR="00617E67" w:rsidRDefault="00E8776B">
      <w:pPr>
        <w:pStyle w:val="BodyText"/>
        <w:spacing w:before="44"/>
        <w:ind w:left="450"/>
      </w:pPr>
      <w:r>
        <w:t xml:space="preserve">D. </w:t>
      </w:r>
      <w:proofErr w:type="spellStart"/>
      <w:r>
        <w:t>Eppstein</w:t>
      </w:r>
      <w:proofErr w:type="spellEnd"/>
      <w:r>
        <w:t>, M. S. Paterson, F. F. Yao</w:t>
      </w:r>
    </w:p>
    <w:p w14:paraId="1D199FDD" w14:textId="77777777" w:rsidR="00617E67" w:rsidRDefault="00E8776B">
      <w:pPr>
        <w:spacing w:before="45" w:line="285" w:lineRule="auto"/>
        <w:ind w:left="450" w:right="3130"/>
      </w:pPr>
      <w:r>
        <w:rPr>
          <w:i/>
          <w:w w:val="105"/>
        </w:rPr>
        <w:t xml:space="preserve">Discrete &amp; Computational Geometry </w:t>
      </w:r>
      <w:r>
        <w:rPr>
          <w:w w:val="105"/>
        </w:rPr>
        <w:t xml:space="preserve">(1997-04) </w:t>
      </w:r>
      <w:hyperlink r:id="rId93">
        <w:r>
          <w:rPr>
            <w:color w:val="2195F2"/>
            <w:w w:val="105"/>
            <w:u w:val="single" w:color="2195F2"/>
          </w:rPr>
          <w:t>https://doi.org/brwn8g</w:t>
        </w:r>
      </w:hyperlink>
      <w:r>
        <w:rPr>
          <w:color w:val="2195F2"/>
          <w:w w:val="105"/>
        </w:rPr>
        <w:t xml:space="preserve"> </w:t>
      </w:r>
      <w:r>
        <w:rPr>
          <w:w w:val="105"/>
        </w:rPr>
        <w:t xml:space="preserve">DOI: </w:t>
      </w:r>
      <w:hyperlink r:id="rId94">
        <w:r>
          <w:rPr>
            <w:color w:val="2195F2"/>
            <w:w w:val="105"/>
            <w:u w:val="single" w:color="2195F2"/>
          </w:rPr>
          <w:t>10.1007/pl00009293</w:t>
        </w:r>
      </w:hyperlink>
    </w:p>
    <w:p w14:paraId="7B16A338" w14:textId="77777777" w:rsidR="00617E67" w:rsidRDefault="00617E67">
      <w:pPr>
        <w:pStyle w:val="BodyText"/>
        <w:spacing w:before="7"/>
        <w:rPr>
          <w:sz w:val="25"/>
        </w:rPr>
      </w:pPr>
    </w:p>
    <w:p w14:paraId="2E80958E" w14:textId="77777777" w:rsidR="00617E67" w:rsidRDefault="00E8776B">
      <w:pPr>
        <w:pStyle w:val="Heading3"/>
        <w:numPr>
          <w:ilvl w:val="0"/>
          <w:numId w:val="2"/>
        </w:numPr>
        <w:tabs>
          <w:tab w:val="left" w:pos="487"/>
        </w:tabs>
        <w:ind w:left="486" w:hanging="367"/>
      </w:pPr>
      <w:bookmarkStart w:id="139" w:name="_bookmark28"/>
      <w:bookmarkEnd w:id="139"/>
      <w:r>
        <w:rPr>
          <w:w w:val="105"/>
        </w:rPr>
        <w:t>Network</w:t>
      </w:r>
      <w:r>
        <w:rPr>
          <w:spacing w:val="-10"/>
          <w:w w:val="105"/>
        </w:rPr>
        <w:t xml:space="preserve"> </w:t>
      </w:r>
      <w:r>
        <w:rPr>
          <w:w w:val="105"/>
        </w:rPr>
        <w:t>biology</w:t>
      </w:r>
      <w:r>
        <w:rPr>
          <w:spacing w:val="-9"/>
          <w:w w:val="105"/>
        </w:rPr>
        <w:t xml:space="preserve"> </w:t>
      </w:r>
      <w:r>
        <w:rPr>
          <w:w w:val="105"/>
        </w:rPr>
        <w:t>concepts</w:t>
      </w:r>
      <w:r>
        <w:rPr>
          <w:spacing w:val="-9"/>
          <w:w w:val="105"/>
        </w:rPr>
        <w:t xml:space="preserve"> </w:t>
      </w:r>
      <w:r>
        <w:rPr>
          <w:w w:val="105"/>
        </w:rPr>
        <w:t>in</w:t>
      </w:r>
      <w:r>
        <w:rPr>
          <w:spacing w:val="-9"/>
          <w:w w:val="105"/>
        </w:rPr>
        <w:t xml:space="preserve"> </w:t>
      </w:r>
      <w:r>
        <w:rPr>
          <w:w w:val="105"/>
        </w:rPr>
        <w:t>complex</w:t>
      </w:r>
      <w:r>
        <w:rPr>
          <w:spacing w:val="-9"/>
          <w:w w:val="105"/>
        </w:rPr>
        <w:t xml:space="preserve"> </w:t>
      </w:r>
      <w:r>
        <w:rPr>
          <w:w w:val="105"/>
        </w:rPr>
        <w:t>disease</w:t>
      </w:r>
      <w:r>
        <w:rPr>
          <w:spacing w:val="-10"/>
          <w:w w:val="105"/>
        </w:rPr>
        <w:t xml:space="preserve"> </w:t>
      </w:r>
      <w:r>
        <w:rPr>
          <w:w w:val="105"/>
        </w:rPr>
        <w:t>comorbidities</w:t>
      </w:r>
    </w:p>
    <w:p w14:paraId="15F625F5" w14:textId="77777777" w:rsidR="00617E67" w:rsidRDefault="00E8776B">
      <w:pPr>
        <w:pStyle w:val="BodyText"/>
        <w:spacing w:before="44"/>
        <w:ind w:left="450"/>
      </w:pPr>
      <w:r>
        <w:t xml:space="preserve">Jessica Xin Hu, Cecilia Engel Thomas, </w:t>
      </w:r>
      <w:proofErr w:type="spellStart"/>
      <w:r>
        <w:t>Søren</w:t>
      </w:r>
      <w:proofErr w:type="spellEnd"/>
      <w:r>
        <w:t xml:space="preserve"> </w:t>
      </w:r>
      <w:proofErr w:type="spellStart"/>
      <w:r>
        <w:t>Brunak</w:t>
      </w:r>
      <w:proofErr w:type="spellEnd"/>
    </w:p>
    <w:p w14:paraId="1F1AD26A" w14:textId="77777777" w:rsidR="00617E67" w:rsidRDefault="00E8776B">
      <w:pPr>
        <w:spacing w:before="44" w:line="285" w:lineRule="auto"/>
        <w:ind w:left="450" w:right="3683"/>
      </w:pPr>
      <w:r>
        <w:rPr>
          <w:i/>
          <w:w w:val="105"/>
        </w:rPr>
        <w:t xml:space="preserve">Nature Reviews Genetics </w:t>
      </w:r>
      <w:r>
        <w:rPr>
          <w:w w:val="105"/>
        </w:rPr>
        <w:t xml:space="preserve">(2016-08-08) </w:t>
      </w:r>
      <w:hyperlink r:id="rId95">
        <w:r>
          <w:rPr>
            <w:color w:val="2195F2"/>
            <w:w w:val="105"/>
            <w:u w:val="single" w:color="2195F2"/>
          </w:rPr>
          <w:t>https://doi.org/f84t9c</w:t>
        </w:r>
      </w:hyperlink>
      <w:r>
        <w:rPr>
          <w:color w:val="2195F2"/>
          <w:w w:val="105"/>
        </w:rPr>
        <w:t xml:space="preserve"> </w:t>
      </w:r>
      <w:r>
        <w:rPr>
          <w:w w:val="105"/>
        </w:rPr>
        <w:t xml:space="preserve">DOI: </w:t>
      </w:r>
      <w:hyperlink r:id="rId96">
        <w:r>
          <w:rPr>
            <w:color w:val="2195F2"/>
            <w:w w:val="105"/>
            <w:u w:val="single" w:color="2195F2"/>
          </w:rPr>
          <w:t>10.1038/nrg.2016.87</w:t>
        </w:r>
        <w:r>
          <w:rPr>
            <w:color w:val="2195F2"/>
            <w:w w:val="105"/>
          </w:rPr>
          <w:t xml:space="preserve"> </w:t>
        </w:r>
      </w:hyperlink>
      <w:r>
        <w:rPr>
          <w:w w:val="105"/>
        </w:rPr>
        <w:t xml:space="preserve">· PMID: </w:t>
      </w:r>
      <w:hyperlink r:id="rId97">
        <w:r>
          <w:rPr>
            <w:color w:val="2195F2"/>
            <w:w w:val="105"/>
            <w:u w:val="single" w:color="2195F2"/>
          </w:rPr>
          <w:t>27498692</w:t>
        </w:r>
      </w:hyperlink>
    </w:p>
    <w:p w14:paraId="6306FF01" w14:textId="77777777" w:rsidR="00617E67" w:rsidRDefault="00617E67">
      <w:pPr>
        <w:pStyle w:val="BodyText"/>
        <w:spacing w:before="7"/>
        <w:rPr>
          <w:sz w:val="25"/>
        </w:rPr>
      </w:pPr>
    </w:p>
    <w:p w14:paraId="1E71A2AE" w14:textId="77777777" w:rsidR="00617E67" w:rsidRDefault="00E8776B">
      <w:pPr>
        <w:pStyle w:val="Heading3"/>
        <w:numPr>
          <w:ilvl w:val="0"/>
          <w:numId w:val="2"/>
        </w:numPr>
        <w:tabs>
          <w:tab w:val="left" w:pos="487"/>
        </w:tabs>
        <w:spacing w:before="1"/>
        <w:ind w:left="486" w:hanging="367"/>
      </w:pPr>
      <w:bookmarkStart w:id="140" w:name="_bookmark29"/>
      <w:bookmarkEnd w:id="140"/>
      <w:r>
        <w:rPr>
          <w:w w:val="105"/>
        </w:rPr>
        <w:t>Using</w:t>
      </w:r>
      <w:r>
        <w:rPr>
          <w:spacing w:val="-9"/>
          <w:w w:val="105"/>
        </w:rPr>
        <w:t xml:space="preserve"> </w:t>
      </w:r>
      <w:r>
        <w:rPr>
          <w:w w:val="105"/>
        </w:rPr>
        <w:t>graph</w:t>
      </w:r>
      <w:r>
        <w:rPr>
          <w:spacing w:val="-8"/>
          <w:w w:val="105"/>
        </w:rPr>
        <w:t xml:space="preserve"> </w:t>
      </w:r>
      <w:r>
        <w:rPr>
          <w:w w:val="105"/>
        </w:rPr>
        <w:t>theory</w:t>
      </w:r>
      <w:r>
        <w:rPr>
          <w:spacing w:val="-8"/>
          <w:w w:val="105"/>
        </w:rPr>
        <w:t xml:space="preserve"> </w:t>
      </w:r>
      <w:r>
        <w:rPr>
          <w:w w:val="105"/>
        </w:rPr>
        <w:t>to</w:t>
      </w:r>
      <w:r>
        <w:rPr>
          <w:spacing w:val="-9"/>
          <w:w w:val="105"/>
        </w:rPr>
        <w:t xml:space="preserve"> </w:t>
      </w:r>
      <w:r>
        <w:rPr>
          <w:w w:val="105"/>
        </w:rPr>
        <w:t>analyze</w:t>
      </w:r>
      <w:r>
        <w:rPr>
          <w:spacing w:val="-8"/>
          <w:w w:val="105"/>
        </w:rPr>
        <w:t xml:space="preserve"> </w:t>
      </w:r>
      <w:r>
        <w:rPr>
          <w:w w:val="105"/>
        </w:rPr>
        <w:t>biological</w:t>
      </w:r>
      <w:r>
        <w:rPr>
          <w:spacing w:val="-8"/>
          <w:w w:val="105"/>
        </w:rPr>
        <w:t xml:space="preserve"> </w:t>
      </w:r>
      <w:r>
        <w:rPr>
          <w:w w:val="105"/>
        </w:rPr>
        <w:t>networks</w:t>
      </w:r>
    </w:p>
    <w:p w14:paraId="087AB479" w14:textId="77777777" w:rsidR="00617E67" w:rsidRDefault="00E8776B">
      <w:pPr>
        <w:pStyle w:val="BodyText"/>
        <w:spacing w:before="44" w:line="280" w:lineRule="auto"/>
        <w:ind w:left="450" w:right="153"/>
      </w:pPr>
      <w:r>
        <w:rPr>
          <w:w w:val="105"/>
        </w:rPr>
        <w:t>Georgios</w:t>
      </w:r>
      <w:r>
        <w:rPr>
          <w:spacing w:val="-26"/>
          <w:w w:val="105"/>
        </w:rPr>
        <w:t xml:space="preserve"> </w:t>
      </w:r>
      <w:r>
        <w:rPr>
          <w:w w:val="105"/>
        </w:rPr>
        <w:t>A</w:t>
      </w:r>
      <w:r>
        <w:rPr>
          <w:spacing w:val="-25"/>
          <w:w w:val="105"/>
        </w:rPr>
        <w:t xml:space="preserve"> </w:t>
      </w:r>
      <w:proofErr w:type="spellStart"/>
      <w:r>
        <w:rPr>
          <w:w w:val="105"/>
        </w:rPr>
        <w:t>Pavlopoulos</w:t>
      </w:r>
      <w:proofErr w:type="spellEnd"/>
      <w:r>
        <w:rPr>
          <w:w w:val="105"/>
        </w:rPr>
        <w:t>,</w:t>
      </w:r>
      <w:r>
        <w:rPr>
          <w:spacing w:val="-25"/>
          <w:w w:val="105"/>
        </w:rPr>
        <w:t xml:space="preserve"> </w:t>
      </w:r>
      <w:r>
        <w:rPr>
          <w:w w:val="105"/>
        </w:rPr>
        <w:t>Maria</w:t>
      </w:r>
      <w:r>
        <w:rPr>
          <w:spacing w:val="-25"/>
          <w:w w:val="105"/>
        </w:rPr>
        <w:t xml:space="preserve"> </w:t>
      </w:r>
      <w:proofErr w:type="spellStart"/>
      <w:r>
        <w:rPr>
          <w:w w:val="105"/>
        </w:rPr>
        <w:t>Secrier</w:t>
      </w:r>
      <w:proofErr w:type="spellEnd"/>
      <w:r>
        <w:rPr>
          <w:w w:val="105"/>
        </w:rPr>
        <w:t>,</w:t>
      </w:r>
      <w:r>
        <w:rPr>
          <w:spacing w:val="-26"/>
          <w:w w:val="105"/>
        </w:rPr>
        <w:t xml:space="preserve"> </w:t>
      </w:r>
      <w:proofErr w:type="spellStart"/>
      <w:r>
        <w:rPr>
          <w:w w:val="105"/>
        </w:rPr>
        <w:t>Charalampos</w:t>
      </w:r>
      <w:proofErr w:type="spellEnd"/>
      <w:r>
        <w:rPr>
          <w:spacing w:val="-25"/>
          <w:w w:val="105"/>
        </w:rPr>
        <w:t xml:space="preserve"> </w:t>
      </w:r>
      <w:r>
        <w:rPr>
          <w:w w:val="105"/>
        </w:rPr>
        <w:t>N</w:t>
      </w:r>
      <w:r>
        <w:rPr>
          <w:spacing w:val="-25"/>
          <w:w w:val="105"/>
        </w:rPr>
        <w:t xml:space="preserve"> </w:t>
      </w:r>
      <w:proofErr w:type="spellStart"/>
      <w:r>
        <w:rPr>
          <w:w w:val="105"/>
        </w:rPr>
        <w:t>Moschopoulos</w:t>
      </w:r>
      <w:proofErr w:type="spellEnd"/>
      <w:r>
        <w:rPr>
          <w:w w:val="105"/>
        </w:rPr>
        <w:t>,</w:t>
      </w:r>
      <w:r>
        <w:rPr>
          <w:spacing w:val="-25"/>
          <w:w w:val="105"/>
        </w:rPr>
        <w:t xml:space="preserve"> </w:t>
      </w:r>
      <w:proofErr w:type="spellStart"/>
      <w:r>
        <w:rPr>
          <w:w w:val="105"/>
        </w:rPr>
        <w:t>Theodoros</w:t>
      </w:r>
      <w:proofErr w:type="spellEnd"/>
      <w:r>
        <w:rPr>
          <w:spacing w:val="-25"/>
          <w:w w:val="105"/>
        </w:rPr>
        <w:t xml:space="preserve"> </w:t>
      </w:r>
      <w:r>
        <w:rPr>
          <w:w w:val="105"/>
        </w:rPr>
        <w:t>G</w:t>
      </w:r>
      <w:r>
        <w:rPr>
          <w:spacing w:val="-26"/>
          <w:w w:val="105"/>
        </w:rPr>
        <w:t xml:space="preserve"> </w:t>
      </w:r>
      <w:proofErr w:type="spellStart"/>
      <w:r>
        <w:rPr>
          <w:w w:val="105"/>
        </w:rPr>
        <w:t>Soldatos</w:t>
      </w:r>
      <w:proofErr w:type="spellEnd"/>
      <w:r>
        <w:rPr>
          <w:w w:val="105"/>
        </w:rPr>
        <w:t>, Sophia</w:t>
      </w:r>
      <w:r>
        <w:rPr>
          <w:spacing w:val="-13"/>
          <w:w w:val="105"/>
        </w:rPr>
        <w:t xml:space="preserve"> </w:t>
      </w:r>
      <w:proofErr w:type="spellStart"/>
      <w:r>
        <w:rPr>
          <w:w w:val="105"/>
        </w:rPr>
        <w:t>Kossida</w:t>
      </w:r>
      <w:proofErr w:type="spellEnd"/>
      <w:r>
        <w:rPr>
          <w:w w:val="105"/>
        </w:rPr>
        <w:t>,</w:t>
      </w:r>
      <w:r>
        <w:rPr>
          <w:spacing w:val="-12"/>
          <w:w w:val="105"/>
        </w:rPr>
        <w:t xml:space="preserve"> </w:t>
      </w:r>
      <w:r>
        <w:rPr>
          <w:w w:val="105"/>
        </w:rPr>
        <w:t>Jan</w:t>
      </w:r>
      <w:r>
        <w:rPr>
          <w:spacing w:val="-13"/>
          <w:w w:val="105"/>
        </w:rPr>
        <w:t xml:space="preserve"> </w:t>
      </w:r>
      <w:proofErr w:type="spellStart"/>
      <w:r>
        <w:rPr>
          <w:w w:val="105"/>
        </w:rPr>
        <w:t>Aerts</w:t>
      </w:r>
      <w:proofErr w:type="spellEnd"/>
      <w:r>
        <w:rPr>
          <w:w w:val="105"/>
        </w:rPr>
        <w:t>,</w:t>
      </w:r>
      <w:r>
        <w:rPr>
          <w:spacing w:val="-12"/>
          <w:w w:val="105"/>
        </w:rPr>
        <w:t xml:space="preserve"> </w:t>
      </w:r>
      <w:proofErr w:type="spellStart"/>
      <w:r>
        <w:rPr>
          <w:w w:val="105"/>
        </w:rPr>
        <w:t>Reinhard</w:t>
      </w:r>
      <w:proofErr w:type="spellEnd"/>
      <w:r>
        <w:rPr>
          <w:spacing w:val="-13"/>
          <w:w w:val="105"/>
        </w:rPr>
        <w:t xml:space="preserve"> </w:t>
      </w:r>
      <w:r>
        <w:rPr>
          <w:w w:val="105"/>
        </w:rPr>
        <w:t>Schneider,</w:t>
      </w:r>
      <w:r>
        <w:rPr>
          <w:spacing w:val="-12"/>
          <w:w w:val="105"/>
        </w:rPr>
        <w:t xml:space="preserve"> </w:t>
      </w:r>
      <w:proofErr w:type="spellStart"/>
      <w:r>
        <w:rPr>
          <w:w w:val="105"/>
        </w:rPr>
        <w:t>Pantelis</w:t>
      </w:r>
      <w:proofErr w:type="spellEnd"/>
      <w:r>
        <w:rPr>
          <w:spacing w:val="-12"/>
          <w:w w:val="105"/>
        </w:rPr>
        <w:t xml:space="preserve"> </w:t>
      </w:r>
      <w:r>
        <w:rPr>
          <w:w w:val="105"/>
        </w:rPr>
        <w:t>G</w:t>
      </w:r>
      <w:r>
        <w:rPr>
          <w:spacing w:val="-13"/>
          <w:w w:val="105"/>
        </w:rPr>
        <w:t xml:space="preserve"> </w:t>
      </w:r>
      <w:proofErr w:type="spellStart"/>
      <w:r>
        <w:rPr>
          <w:w w:val="105"/>
        </w:rPr>
        <w:t>Bagos</w:t>
      </w:r>
      <w:proofErr w:type="spellEnd"/>
    </w:p>
    <w:p w14:paraId="666A2F77" w14:textId="77777777" w:rsidR="00617E67" w:rsidRDefault="00E8776B">
      <w:pPr>
        <w:spacing w:before="2"/>
        <w:ind w:left="450"/>
      </w:pPr>
      <w:proofErr w:type="spellStart"/>
      <w:r>
        <w:rPr>
          <w:i/>
          <w:w w:val="105"/>
        </w:rPr>
        <w:t>BioData</w:t>
      </w:r>
      <w:proofErr w:type="spellEnd"/>
      <w:r>
        <w:rPr>
          <w:i/>
          <w:w w:val="105"/>
        </w:rPr>
        <w:t xml:space="preserve"> Mining </w:t>
      </w:r>
      <w:r>
        <w:rPr>
          <w:w w:val="105"/>
        </w:rPr>
        <w:t xml:space="preserve">(2011-04-28) </w:t>
      </w:r>
      <w:hyperlink r:id="rId98">
        <w:r>
          <w:rPr>
            <w:color w:val="2195F2"/>
            <w:w w:val="105"/>
            <w:u w:val="single" w:color="2195F2"/>
          </w:rPr>
          <w:t>https://doi.org/bggzw9</w:t>
        </w:r>
      </w:hyperlink>
    </w:p>
    <w:p w14:paraId="12ABDA33" w14:textId="77777777" w:rsidR="00617E67" w:rsidRDefault="00E8776B">
      <w:pPr>
        <w:pStyle w:val="BodyText"/>
        <w:spacing w:before="47"/>
        <w:ind w:left="450"/>
      </w:pPr>
      <w:r>
        <w:t xml:space="preserve">DOI: </w:t>
      </w:r>
      <w:hyperlink r:id="rId99">
        <w:r>
          <w:rPr>
            <w:color w:val="2195F2"/>
            <w:u w:val="single" w:color="2195F2"/>
          </w:rPr>
          <w:t>10.1186/1756-0381-4-10</w:t>
        </w:r>
        <w:r>
          <w:rPr>
            <w:color w:val="2195F2"/>
          </w:rPr>
          <w:t xml:space="preserve"> </w:t>
        </w:r>
      </w:hyperlink>
      <w:r>
        <w:t xml:space="preserve">· PMID: </w:t>
      </w:r>
      <w:hyperlink r:id="rId100">
        <w:r>
          <w:rPr>
            <w:color w:val="2195F2"/>
            <w:u w:val="single" w:color="2195F2"/>
          </w:rPr>
          <w:t>21527005</w:t>
        </w:r>
        <w:r>
          <w:rPr>
            <w:color w:val="2195F2"/>
          </w:rPr>
          <w:t xml:space="preserve"> </w:t>
        </w:r>
      </w:hyperlink>
      <w:r>
        <w:t xml:space="preserve">· PMCID: </w:t>
      </w:r>
      <w:hyperlink r:id="rId101">
        <w:r>
          <w:rPr>
            <w:color w:val="2195F2"/>
            <w:u w:val="single" w:color="2195F2"/>
          </w:rPr>
          <w:t>PMC3101653</w:t>
        </w:r>
      </w:hyperlink>
    </w:p>
    <w:p w14:paraId="65DE9491" w14:textId="77777777" w:rsidR="00617E67" w:rsidRDefault="00617E67">
      <w:pPr>
        <w:pStyle w:val="BodyText"/>
        <w:spacing w:before="10"/>
        <w:rPr>
          <w:sz w:val="29"/>
        </w:rPr>
      </w:pPr>
    </w:p>
    <w:p w14:paraId="26F667CD" w14:textId="77777777" w:rsidR="00617E67" w:rsidRDefault="00E8776B">
      <w:pPr>
        <w:pStyle w:val="Heading3"/>
        <w:numPr>
          <w:ilvl w:val="0"/>
          <w:numId w:val="2"/>
        </w:numPr>
        <w:tabs>
          <w:tab w:val="left" w:pos="487"/>
        </w:tabs>
        <w:spacing w:before="1" w:line="280" w:lineRule="auto"/>
        <w:ind w:right="296" w:hanging="330"/>
      </w:pPr>
      <w:bookmarkStart w:id="141" w:name="_bookmark30"/>
      <w:bookmarkEnd w:id="141"/>
      <w:r>
        <w:rPr>
          <w:w w:val="105"/>
        </w:rPr>
        <w:t>Functional</w:t>
      </w:r>
      <w:r>
        <w:rPr>
          <w:spacing w:val="-13"/>
          <w:w w:val="105"/>
        </w:rPr>
        <w:t xml:space="preserve"> </w:t>
      </w:r>
      <w:r>
        <w:rPr>
          <w:w w:val="105"/>
        </w:rPr>
        <w:t>and</w:t>
      </w:r>
      <w:r>
        <w:rPr>
          <w:spacing w:val="-12"/>
          <w:w w:val="105"/>
        </w:rPr>
        <w:t xml:space="preserve"> </w:t>
      </w:r>
      <w:r>
        <w:rPr>
          <w:w w:val="105"/>
        </w:rPr>
        <w:t>transcriptional</w:t>
      </w:r>
      <w:r>
        <w:rPr>
          <w:spacing w:val="-12"/>
          <w:w w:val="105"/>
        </w:rPr>
        <w:t xml:space="preserve"> </w:t>
      </w:r>
      <w:r>
        <w:rPr>
          <w:w w:val="105"/>
        </w:rPr>
        <w:t>connectivity</w:t>
      </w:r>
      <w:r>
        <w:rPr>
          <w:spacing w:val="-12"/>
          <w:w w:val="105"/>
        </w:rPr>
        <w:t xml:space="preserve"> </w:t>
      </w:r>
      <w:r>
        <w:rPr>
          <w:w w:val="105"/>
        </w:rPr>
        <w:t>of</w:t>
      </w:r>
      <w:r>
        <w:rPr>
          <w:spacing w:val="-12"/>
          <w:w w:val="105"/>
        </w:rPr>
        <w:t xml:space="preserve"> </w:t>
      </w:r>
      <w:r>
        <w:rPr>
          <w:w w:val="105"/>
        </w:rPr>
        <w:t>communities</w:t>
      </w:r>
      <w:r>
        <w:rPr>
          <w:spacing w:val="-12"/>
          <w:w w:val="105"/>
        </w:rPr>
        <w:t xml:space="preserve"> </w:t>
      </w:r>
      <w:r>
        <w:rPr>
          <w:w w:val="105"/>
        </w:rPr>
        <w:t>in</w:t>
      </w:r>
      <w:r>
        <w:rPr>
          <w:spacing w:val="-12"/>
          <w:w w:val="105"/>
        </w:rPr>
        <w:t xml:space="preserve"> </w:t>
      </w:r>
      <w:r>
        <w:rPr>
          <w:w w:val="105"/>
        </w:rPr>
        <w:t>breast</w:t>
      </w:r>
      <w:r>
        <w:rPr>
          <w:spacing w:val="-12"/>
          <w:w w:val="105"/>
        </w:rPr>
        <w:t xml:space="preserve"> </w:t>
      </w:r>
      <w:r>
        <w:rPr>
          <w:w w:val="105"/>
        </w:rPr>
        <w:t>cancer</w:t>
      </w:r>
      <w:r>
        <w:rPr>
          <w:spacing w:val="-12"/>
          <w:w w:val="105"/>
        </w:rPr>
        <w:t xml:space="preserve"> </w:t>
      </w:r>
      <w:r>
        <w:rPr>
          <w:w w:val="105"/>
        </w:rPr>
        <w:t>co-expression networks</w:t>
      </w:r>
    </w:p>
    <w:p w14:paraId="55F8F73E" w14:textId="77777777" w:rsidR="00617E67" w:rsidRDefault="00E8776B">
      <w:pPr>
        <w:pStyle w:val="BodyText"/>
        <w:spacing w:before="2" w:line="280" w:lineRule="auto"/>
        <w:ind w:left="450" w:right="1035"/>
      </w:pPr>
      <w:r>
        <w:t xml:space="preserve">Guillermo de </w:t>
      </w:r>
      <w:proofErr w:type="spellStart"/>
      <w:r>
        <w:t>Anda-Jáuregui</w:t>
      </w:r>
      <w:proofErr w:type="spellEnd"/>
      <w:r>
        <w:t xml:space="preserve">, Sergio Antonio </w:t>
      </w:r>
      <w:proofErr w:type="spellStart"/>
      <w:r>
        <w:t>Alcalá</w:t>
      </w:r>
      <w:proofErr w:type="spellEnd"/>
      <w:r>
        <w:t xml:space="preserve">-Corona, </w:t>
      </w:r>
      <w:proofErr w:type="spellStart"/>
      <w:r>
        <w:t>Jesús</w:t>
      </w:r>
      <w:proofErr w:type="spellEnd"/>
      <w:r>
        <w:t xml:space="preserve"> </w:t>
      </w:r>
      <w:proofErr w:type="spellStart"/>
      <w:r>
        <w:t>Espinal-Enríquez</w:t>
      </w:r>
      <w:proofErr w:type="spellEnd"/>
      <w:r>
        <w:t>, Enrique Hernández-Lemus</w:t>
      </w:r>
    </w:p>
    <w:p w14:paraId="4B31E236" w14:textId="77777777" w:rsidR="00617E67" w:rsidRDefault="00E8776B">
      <w:pPr>
        <w:spacing w:before="2" w:line="285" w:lineRule="auto"/>
        <w:ind w:left="450" w:right="3683"/>
      </w:pPr>
      <w:r>
        <w:rPr>
          <w:i/>
          <w:w w:val="105"/>
        </w:rPr>
        <w:t xml:space="preserve">Applied Network Science </w:t>
      </w:r>
      <w:r>
        <w:rPr>
          <w:w w:val="105"/>
        </w:rPr>
        <w:t xml:space="preserve">(2019-05-20) </w:t>
      </w:r>
      <w:hyperlink r:id="rId102">
        <w:r>
          <w:rPr>
            <w:color w:val="2195F2"/>
            <w:w w:val="105"/>
            <w:u w:val="single" w:color="2195F2"/>
          </w:rPr>
          <w:t>https://doi.org/ggt7sj</w:t>
        </w:r>
      </w:hyperlink>
      <w:r>
        <w:rPr>
          <w:color w:val="2195F2"/>
          <w:w w:val="105"/>
        </w:rPr>
        <w:t xml:space="preserve"> </w:t>
      </w:r>
      <w:r>
        <w:rPr>
          <w:w w:val="105"/>
        </w:rPr>
        <w:t xml:space="preserve">DOI: </w:t>
      </w:r>
      <w:hyperlink r:id="rId103">
        <w:r>
          <w:rPr>
            <w:color w:val="2195F2"/>
            <w:w w:val="105"/>
            <w:u w:val="single" w:color="2195F2"/>
          </w:rPr>
          <w:t>10.1007/s41109-019-0129-0</w:t>
        </w:r>
      </w:hyperlink>
    </w:p>
    <w:p w14:paraId="53BFFF8B" w14:textId="77777777" w:rsidR="00617E67" w:rsidRDefault="00617E67">
      <w:pPr>
        <w:pStyle w:val="BodyText"/>
        <w:spacing w:before="7"/>
        <w:rPr>
          <w:sz w:val="25"/>
        </w:rPr>
      </w:pPr>
    </w:p>
    <w:p w14:paraId="07BB4DBE" w14:textId="77777777" w:rsidR="00617E67" w:rsidRDefault="00E8776B">
      <w:pPr>
        <w:pStyle w:val="Heading3"/>
        <w:numPr>
          <w:ilvl w:val="0"/>
          <w:numId w:val="2"/>
        </w:numPr>
        <w:tabs>
          <w:tab w:val="left" w:pos="487"/>
        </w:tabs>
        <w:ind w:left="486" w:hanging="367"/>
      </w:pPr>
      <w:bookmarkStart w:id="142" w:name="_bookmark31"/>
      <w:bookmarkEnd w:id="142"/>
      <w:r>
        <w:rPr>
          <w:w w:val="105"/>
        </w:rPr>
        <w:t>Loss</w:t>
      </w:r>
      <w:r>
        <w:rPr>
          <w:spacing w:val="-11"/>
          <w:w w:val="105"/>
        </w:rPr>
        <w:t xml:space="preserve"> </w:t>
      </w:r>
      <w:r>
        <w:rPr>
          <w:w w:val="105"/>
        </w:rPr>
        <w:t>of</w:t>
      </w:r>
      <w:r>
        <w:rPr>
          <w:spacing w:val="-10"/>
          <w:w w:val="105"/>
        </w:rPr>
        <w:t xml:space="preserve"> </w:t>
      </w:r>
      <w:r>
        <w:rPr>
          <w:w w:val="105"/>
        </w:rPr>
        <w:t>Connectivity</w:t>
      </w:r>
      <w:r>
        <w:rPr>
          <w:spacing w:val="-10"/>
          <w:w w:val="105"/>
        </w:rPr>
        <w:t xml:space="preserve"> </w:t>
      </w:r>
      <w:r>
        <w:rPr>
          <w:w w:val="105"/>
        </w:rPr>
        <w:t>in</w:t>
      </w:r>
      <w:r>
        <w:rPr>
          <w:spacing w:val="-10"/>
          <w:w w:val="105"/>
        </w:rPr>
        <w:t xml:space="preserve"> </w:t>
      </w:r>
      <w:r>
        <w:rPr>
          <w:w w:val="105"/>
        </w:rPr>
        <w:t>Cancer</w:t>
      </w:r>
      <w:r>
        <w:rPr>
          <w:spacing w:val="-11"/>
          <w:w w:val="105"/>
        </w:rPr>
        <w:t xml:space="preserve"> </w:t>
      </w:r>
      <w:r>
        <w:rPr>
          <w:w w:val="105"/>
        </w:rPr>
        <w:t>Co-Expression</w:t>
      </w:r>
      <w:r>
        <w:rPr>
          <w:spacing w:val="-10"/>
          <w:w w:val="105"/>
        </w:rPr>
        <w:t xml:space="preserve"> </w:t>
      </w:r>
      <w:r>
        <w:rPr>
          <w:w w:val="105"/>
        </w:rPr>
        <w:t>Networks</w:t>
      </w:r>
    </w:p>
    <w:p w14:paraId="37A2281F" w14:textId="77777777" w:rsidR="00617E67" w:rsidRDefault="00E8776B">
      <w:pPr>
        <w:pStyle w:val="BodyText"/>
        <w:spacing w:before="44" w:line="280" w:lineRule="auto"/>
        <w:ind w:left="450" w:right="153"/>
      </w:pPr>
      <w:r>
        <w:rPr>
          <w:w w:val="105"/>
        </w:rPr>
        <w:t>Roberto</w:t>
      </w:r>
      <w:r>
        <w:rPr>
          <w:spacing w:val="-32"/>
          <w:w w:val="105"/>
        </w:rPr>
        <w:t xml:space="preserve"> </w:t>
      </w:r>
      <w:proofErr w:type="spellStart"/>
      <w:r>
        <w:rPr>
          <w:w w:val="105"/>
        </w:rPr>
        <w:t>Anglani</w:t>
      </w:r>
      <w:proofErr w:type="spellEnd"/>
      <w:r>
        <w:rPr>
          <w:w w:val="105"/>
        </w:rPr>
        <w:t>,</w:t>
      </w:r>
      <w:r>
        <w:rPr>
          <w:spacing w:val="-31"/>
          <w:w w:val="105"/>
        </w:rPr>
        <w:t xml:space="preserve"> </w:t>
      </w:r>
      <w:r>
        <w:rPr>
          <w:w w:val="105"/>
        </w:rPr>
        <w:t>Teresa</w:t>
      </w:r>
      <w:r>
        <w:rPr>
          <w:spacing w:val="-31"/>
          <w:w w:val="105"/>
        </w:rPr>
        <w:t xml:space="preserve"> </w:t>
      </w:r>
      <w:r>
        <w:rPr>
          <w:w w:val="105"/>
        </w:rPr>
        <w:t>M.</w:t>
      </w:r>
      <w:r>
        <w:rPr>
          <w:spacing w:val="-31"/>
          <w:w w:val="105"/>
        </w:rPr>
        <w:t xml:space="preserve"> </w:t>
      </w:r>
      <w:proofErr w:type="spellStart"/>
      <w:r>
        <w:rPr>
          <w:w w:val="105"/>
        </w:rPr>
        <w:t>Creanza</w:t>
      </w:r>
      <w:proofErr w:type="spellEnd"/>
      <w:r>
        <w:rPr>
          <w:w w:val="105"/>
        </w:rPr>
        <w:t>,</w:t>
      </w:r>
      <w:r>
        <w:rPr>
          <w:spacing w:val="-32"/>
          <w:w w:val="105"/>
        </w:rPr>
        <w:t xml:space="preserve"> </w:t>
      </w:r>
      <w:proofErr w:type="spellStart"/>
      <w:r>
        <w:rPr>
          <w:w w:val="105"/>
        </w:rPr>
        <w:t>Vania</w:t>
      </w:r>
      <w:proofErr w:type="spellEnd"/>
      <w:r>
        <w:rPr>
          <w:spacing w:val="-31"/>
          <w:w w:val="105"/>
        </w:rPr>
        <w:t xml:space="preserve"> </w:t>
      </w:r>
      <w:r>
        <w:rPr>
          <w:w w:val="105"/>
        </w:rPr>
        <w:t>C.</w:t>
      </w:r>
      <w:r>
        <w:rPr>
          <w:spacing w:val="-31"/>
          <w:w w:val="105"/>
        </w:rPr>
        <w:t xml:space="preserve"> </w:t>
      </w:r>
      <w:proofErr w:type="spellStart"/>
      <w:r>
        <w:rPr>
          <w:w w:val="105"/>
        </w:rPr>
        <w:t>Liuzzi</w:t>
      </w:r>
      <w:proofErr w:type="spellEnd"/>
      <w:r>
        <w:rPr>
          <w:w w:val="105"/>
        </w:rPr>
        <w:t>,</w:t>
      </w:r>
      <w:r>
        <w:rPr>
          <w:spacing w:val="-31"/>
          <w:w w:val="105"/>
        </w:rPr>
        <w:t xml:space="preserve"> </w:t>
      </w:r>
      <w:r>
        <w:rPr>
          <w:w w:val="105"/>
        </w:rPr>
        <w:t>Ada</w:t>
      </w:r>
      <w:r>
        <w:rPr>
          <w:spacing w:val="-32"/>
          <w:w w:val="105"/>
        </w:rPr>
        <w:t xml:space="preserve"> </w:t>
      </w:r>
      <w:proofErr w:type="spellStart"/>
      <w:r>
        <w:rPr>
          <w:w w:val="105"/>
        </w:rPr>
        <w:t>Piepoli</w:t>
      </w:r>
      <w:proofErr w:type="spellEnd"/>
      <w:r>
        <w:rPr>
          <w:w w:val="105"/>
        </w:rPr>
        <w:t>,</w:t>
      </w:r>
      <w:r>
        <w:rPr>
          <w:spacing w:val="-31"/>
          <w:w w:val="105"/>
        </w:rPr>
        <w:t xml:space="preserve"> </w:t>
      </w:r>
      <w:r>
        <w:rPr>
          <w:w w:val="105"/>
        </w:rPr>
        <w:t>Anna</w:t>
      </w:r>
      <w:r>
        <w:rPr>
          <w:spacing w:val="-31"/>
          <w:w w:val="105"/>
        </w:rPr>
        <w:t xml:space="preserve"> </w:t>
      </w:r>
      <w:proofErr w:type="spellStart"/>
      <w:r>
        <w:rPr>
          <w:w w:val="105"/>
        </w:rPr>
        <w:t>Panza</w:t>
      </w:r>
      <w:proofErr w:type="spellEnd"/>
      <w:r>
        <w:rPr>
          <w:w w:val="105"/>
        </w:rPr>
        <w:t>,</w:t>
      </w:r>
      <w:r>
        <w:rPr>
          <w:spacing w:val="-31"/>
          <w:w w:val="105"/>
        </w:rPr>
        <w:t xml:space="preserve"> </w:t>
      </w:r>
      <w:r>
        <w:rPr>
          <w:w w:val="105"/>
        </w:rPr>
        <w:t>Angelo</w:t>
      </w:r>
      <w:r>
        <w:rPr>
          <w:spacing w:val="-31"/>
          <w:w w:val="105"/>
        </w:rPr>
        <w:t xml:space="preserve"> </w:t>
      </w:r>
      <w:proofErr w:type="spellStart"/>
      <w:r>
        <w:rPr>
          <w:w w:val="105"/>
        </w:rPr>
        <w:t>Andriulli</w:t>
      </w:r>
      <w:proofErr w:type="spellEnd"/>
      <w:r>
        <w:rPr>
          <w:w w:val="105"/>
        </w:rPr>
        <w:t>, Nicola</w:t>
      </w:r>
      <w:r>
        <w:rPr>
          <w:spacing w:val="-9"/>
          <w:w w:val="105"/>
        </w:rPr>
        <w:t xml:space="preserve"> </w:t>
      </w:r>
      <w:r>
        <w:rPr>
          <w:w w:val="105"/>
        </w:rPr>
        <w:t>Ancona</w:t>
      </w:r>
    </w:p>
    <w:p w14:paraId="62EA0CA5" w14:textId="77777777" w:rsidR="00617E67" w:rsidRDefault="00E8776B">
      <w:pPr>
        <w:spacing w:before="3"/>
        <w:ind w:left="450"/>
      </w:pPr>
      <w:proofErr w:type="spellStart"/>
      <w:r>
        <w:rPr>
          <w:i/>
        </w:rPr>
        <w:t>PLoS</w:t>
      </w:r>
      <w:proofErr w:type="spellEnd"/>
      <w:r>
        <w:rPr>
          <w:i/>
        </w:rPr>
        <w:t xml:space="preserve"> ONE </w:t>
      </w:r>
      <w:r>
        <w:t xml:space="preserve">(2014-01-28) </w:t>
      </w:r>
      <w:hyperlink r:id="rId104">
        <w:r>
          <w:rPr>
            <w:color w:val="2195F2"/>
            <w:u w:val="single" w:color="2195F2"/>
          </w:rPr>
          <w:t>https://doi.org/f5vhd4</w:t>
        </w:r>
      </w:hyperlink>
    </w:p>
    <w:p w14:paraId="47F3F88C" w14:textId="77777777" w:rsidR="00617E67" w:rsidRDefault="00E8776B">
      <w:pPr>
        <w:pStyle w:val="BodyText"/>
        <w:spacing w:before="47"/>
        <w:ind w:left="450"/>
      </w:pPr>
      <w:r>
        <w:t xml:space="preserve">DOI: </w:t>
      </w:r>
      <w:hyperlink r:id="rId105">
        <w:r>
          <w:rPr>
            <w:color w:val="2195F2"/>
            <w:u w:val="single" w:color="2195F2"/>
          </w:rPr>
          <w:t>10.1371/journal.pone.0087075</w:t>
        </w:r>
        <w:r>
          <w:rPr>
            <w:color w:val="2195F2"/>
          </w:rPr>
          <w:t xml:space="preserve"> </w:t>
        </w:r>
      </w:hyperlink>
      <w:r>
        <w:t xml:space="preserve">· PMID: </w:t>
      </w:r>
      <w:hyperlink r:id="rId106">
        <w:r>
          <w:rPr>
            <w:color w:val="2195F2"/>
            <w:u w:val="single" w:color="2195F2"/>
          </w:rPr>
          <w:t>24489837</w:t>
        </w:r>
        <w:r>
          <w:rPr>
            <w:color w:val="2195F2"/>
          </w:rPr>
          <w:t xml:space="preserve"> </w:t>
        </w:r>
      </w:hyperlink>
      <w:r>
        <w:t xml:space="preserve">· PMCID: </w:t>
      </w:r>
      <w:hyperlink r:id="rId107">
        <w:r>
          <w:rPr>
            <w:color w:val="2195F2"/>
            <w:u w:val="single" w:color="2195F2"/>
          </w:rPr>
          <w:t>PMC3904972</w:t>
        </w:r>
      </w:hyperlink>
    </w:p>
    <w:p w14:paraId="7592EE32" w14:textId="77777777" w:rsidR="00617E67" w:rsidRDefault="00617E67">
      <w:pPr>
        <w:pStyle w:val="BodyText"/>
        <w:spacing w:before="10"/>
        <w:rPr>
          <w:sz w:val="29"/>
        </w:rPr>
      </w:pPr>
    </w:p>
    <w:p w14:paraId="20C8DE1D" w14:textId="77777777" w:rsidR="00617E67" w:rsidRDefault="00E8776B">
      <w:pPr>
        <w:pStyle w:val="Heading3"/>
        <w:numPr>
          <w:ilvl w:val="0"/>
          <w:numId w:val="2"/>
        </w:numPr>
        <w:tabs>
          <w:tab w:val="left" w:pos="487"/>
        </w:tabs>
        <w:spacing w:line="280" w:lineRule="auto"/>
        <w:ind w:right="473" w:hanging="330"/>
      </w:pPr>
      <w:bookmarkStart w:id="143" w:name="_bookmark32"/>
      <w:bookmarkEnd w:id="143"/>
      <w:r>
        <w:rPr>
          <w:w w:val="105"/>
        </w:rPr>
        <w:t>A</w:t>
      </w:r>
      <w:r>
        <w:rPr>
          <w:spacing w:val="-6"/>
          <w:w w:val="105"/>
        </w:rPr>
        <w:t xml:space="preserve"> </w:t>
      </w:r>
      <w:r>
        <w:rPr>
          <w:w w:val="105"/>
        </w:rPr>
        <w:t>Mitochondrial</w:t>
      </w:r>
      <w:r>
        <w:rPr>
          <w:spacing w:val="-6"/>
          <w:w w:val="105"/>
        </w:rPr>
        <w:t xml:space="preserve"> </w:t>
      </w:r>
      <w:r>
        <w:rPr>
          <w:w w:val="105"/>
        </w:rPr>
        <w:t>Pyruvate</w:t>
      </w:r>
      <w:r>
        <w:rPr>
          <w:spacing w:val="-5"/>
          <w:w w:val="105"/>
        </w:rPr>
        <w:t xml:space="preserve"> </w:t>
      </w:r>
      <w:r>
        <w:rPr>
          <w:w w:val="105"/>
        </w:rPr>
        <w:t>Carrier</w:t>
      </w:r>
      <w:r>
        <w:rPr>
          <w:spacing w:val="-6"/>
          <w:w w:val="105"/>
        </w:rPr>
        <w:t xml:space="preserve"> </w:t>
      </w:r>
      <w:r>
        <w:rPr>
          <w:w w:val="105"/>
        </w:rPr>
        <w:t>Required</w:t>
      </w:r>
      <w:r>
        <w:rPr>
          <w:spacing w:val="-5"/>
          <w:w w:val="105"/>
        </w:rPr>
        <w:t xml:space="preserve"> </w:t>
      </w:r>
      <w:r>
        <w:rPr>
          <w:w w:val="105"/>
        </w:rPr>
        <w:t>for</w:t>
      </w:r>
      <w:r>
        <w:rPr>
          <w:spacing w:val="-6"/>
          <w:w w:val="105"/>
        </w:rPr>
        <w:t xml:space="preserve"> </w:t>
      </w:r>
      <w:r>
        <w:rPr>
          <w:w w:val="105"/>
        </w:rPr>
        <w:t>Pyruvate</w:t>
      </w:r>
      <w:r>
        <w:rPr>
          <w:spacing w:val="-6"/>
          <w:w w:val="105"/>
        </w:rPr>
        <w:t xml:space="preserve"> </w:t>
      </w:r>
      <w:r>
        <w:rPr>
          <w:w w:val="105"/>
        </w:rPr>
        <w:t>Uptake</w:t>
      </w:r>
      <w:r>
        <w:rPr>
          <w:spacing w:val="-5"/>
          <w:w w:val="105"/>
        </w:rPr>
        <w:t xml:space="preserve"> </w:t>
      </w:r>
      <w:r>
        <w:rPr>
          <w:w w:val="105"/>
        </w:rPr>
        <w:t>in</w:t>
      </w:r>
      <w:r>
        <w:rPr>
          <w:spacing w:val="-6"/>
          <w:w w:val="105"/>
        </w:rPr>
        <w:t xml:space="preserve"> </w:t>
      </w:r>
      <w:r>
        <w:rPr>
          <w:w w:val="105"/>
        </w:rPr>
        <w:t>Yeast,</w:t>
      </w:r>
      <w:r>
        <w:rPr>
          <w:spacing w:val="-5"/>
          <w:w w:val="105"/>
        </w:rPr>
        <w:t xml:space="preserve"> </w:t>
      </w:r>
      <w:r>
        <w:rPr>
          <w:w w:val="105"/>
        </w:rPr>
        <w:t>Drosophila,</w:t>
      </w:r>
      <w:r>
        <w:rPr>
          <w:spacing w:val="-6"/>
          <w:w w:val="105"/>
        </w:rPr>
        <w:t xml:space="preserve"> </w:t>
      </w:r>
      <w:r>
        <w:rPr>
          <w:w w:val="105"/>
        </w:rPr>
        <w:t>and Humans</w:t>
      </w:r>
    </w:p>
    <w:p w14:paraId="54FDD261" w14:textId="77777777" w:rsidR="00617E67" w:rsidRDefault="00E8776B">
      <w:pPr>
        <w:pStyle w:val="BodyText"/>
        <w:spacing w:before="2" w:line="280" w:lineRule="auto"/>
        <w:ind w:left="450" w:right="406"/>
      </w:pPr>
      <w:r>
        <w:t xml:space="preserve">Daniel K. Bricker, Eric B. Taylor, John C. Schell, Thomas </w:t>
      </w:r>
      <w:proofErr w:type="spellStart"/>
      <w:r>
        <w:t>Orsak</w:t>
      </w:r>
      <w:proofErr w:type="spellEnd"/>
      <w:r>
        <w:t xml:space="preserve">, Audrey </w:t>
      </w:r>
      <w:proofErr w:type="spellStart"/>
      <w:r>
        <w:t>Boutron</w:t>
      </w:r>
      <w:proofErr w:type="spellEnd"/>
      <w:r>
        <w:t xml:space="preserve">, Yu-Chan Chen, James E. Cox, Caleb M. </w:t>
      </w:r>
      <w:proofErr w:type="spellStart"/>
      <w:r>
        <w:t>Cardon</w:t>
      </w:r>
      <w:proofErr w:type="spellEnd"/>
      <w:r>
        <w:t xml:space="preserve">, Jonathan G. Van </w:t>
      </w:r>
      <w:proofErr w:type="spellStart"/>
      <w:r>
        <w:t>Vranken</w:t>
      </w:r>
      <w:proofErr w:type="spellEnd"/>
      <w:r>
        <w:t xml:space="preserve">, Noah </w:t>
      </w:r>
      <w:proofErr w:type="spellStart"/>
      <w:r>
        <w:t>Dephoure</w:t>
      </w:r>
      <w:proofErr w:type="spellEnd"/>
      <w:r>
        <w:t xml:space="preserve">, … Jared Rutter </w:t>
      </w:r>
      <w:r>
        <w:rPr>
          <w:i/>
        </w:rPr>
        <w:t xml:space="preserve">Science </w:t>
      </w:r>
      <w:r>
        <w:t xml:space="preserve">(2012-05-24) </w:t>
      </w:r>
      <w:hyperlink r:id="rId108">
        <w:r>
          <w:rPr>
            <w:color w:val="2195F2"/>
            <w:u w:val="single" w:color="2195F2"/>
          </w:rPr>
          <w:t>https://doi.org/f33x88</w:t>
        </w:r>
      </w:hyperlink>
    </w:p>
    <w:p w14:paraId="287CB6E5" w14:textId="77777777" w:rsidR="00617E67" w:rsidRDefault="00E8776B">
      <w:pPr>
        <w:pStyle w:val="BodyText"/>
        <w:spacing w:before="7"/>
        <w:ind w:left="450"/>
      </w:pPr>
      <w:r>
        <w:t xml:space="preserve">DOI: </w:t>
      </w:r>
      <w:hyperlink r:id="rId109">
        <w:r>
          <w:rPr>
            <w:color w:val="2195F2"/>
            <w:u w:val="single" w:color="2195F2"/>
          </w:rPr>
          <w:t>10.1126/science.1218099</w:t>
        </w:r>
        <w:r>
          <w:rPr>
            <w:color w:val="2195F2"/>
          </w:rPr>
          <w:t xml:space="preserve"> </w:t>
        </w:r>
      </w:hyperlink>
      <w:r>
        <w:t xml:space="preserve">· PMID: </w:t>
      </w:r>
      <w:hyperlink r:id="rId110">
        <w:r>
          <w:rPr>
            <w:color w:val="2195F2"/>
            <w:u w:val="single" w:color="2195F2"/>
          </w:rPr>
          <w:t>22628558</w:t>
        </w:r>
        <w:r>
          <w:rPr>
            <w:color w:val="2195F2"/>
          </w:rPr>
          <w:t xml:space="preserve"> </w:t>
        </w:r>
      </w:hyperlink>
      <w:r>
        <w:t xml:space="preserve">· PMCID: </w:t>
      </w:r>
      <w:hyperlink r:id="rId111">
        <w:r>
          <w:rPr>
            <w:color w:val="2195F2"/>
            <w:u w:val="single" w:color="2195F2"/>
          </w:rPr>
          <w:t>PMC3690818</w:t>
        </w:r>
      </w:hyperlink>
    </w:p>
    <w:p w14:paraId="538138FF" w14:textId="77777777" w:rsidR="00617E67" w:rsidRDefault="00617E67">
      <w:pPr>
        <w:pStyle w:val="BodyText"/>
        <w:spacing w:before="10"/>
        <w:rPr>
          <w:sz w:val="29"/>
        </w:rPr>
      </w:pPr>
    </w:p>
    <w:p w14:paraId="1F746542" w14:textId="77777777" w:rsidR="00617E67" w:rsidRDefault="00E8776B">
      <w:pPr>
        <w:pStyle w:val="Heading3"/>
        <w:numPr>
          <w:ilvl w:val="0"/>
          <w:numId w:val="2"/>
        </w:numPr>
        <w:tabs>
          <w:tab w:val="left" w:pos="487"/>
        </w:tabs>
        <w:spacing w:line="280" w:lineRule="auto"/>
        <w:ind w:right="1068" w:hanging="330"/>
      </w:pPr>
      <w:bookmarkStart w:id="144" w:name="_bookmark33"/>
      <w:bookmarkEnd w:id="144"/>
      <w:r>
        <w:rPr>
          <w:w w:val="105"/>
        </w:rPr>
        <w:t>Control of intestinal stem cell function and proliferation by mitochondrial pyruvate metabolism</w:t>
      </w:r>
    </w:p>
    <w:p w14:paraId="4F5D478D" w14:textId="77777777" w:rsidR="00617E67" w:rsidRDefault="00E8776B">
      <w:pPr>
        <w:pStyle w:val="BodyText"/>
        <w:spacing w:before="2" w:line="280" w:lineRule="auto"/>
        <w:ind w:left="450"/>
      </w:pPr>
      <w:r>
        <w:t xml:space="preserve">John C. Schell, Dona R. </w:t>
      </w:r>
      <w:proofErr w:type="spellStart"/>
      <w:r>
        <w:t>Wisidagama</w:t>
      </w:r>
      <w:proofErr w:type="spellEnd"/>
      <w:r>
        <w:t xml:space="preserve">, Claire </w:t>
      </w:r>
      <w:proofErr w:type="spellStart"/>
      <w:r>
        <w:t>Bensard</w:t>
      </w:r>
      <w:proofErr w:type="spellEnd"/>
      <w:r>
        <w:t xml:space="preserve">, </w:t>
      </w:r>
      <w:proofErr w:type="spellStart"/>
      <w:r>
        <w:t>Helong</w:t>
      </w:r>
      <w:proofErr w:type="spellEnd"/>
      <w:r>
        <w:t xml:space="preserve"> Zhao, Peng Wei, Jason Tanner, Aimee Flores, Jeffrey </w:t>
      </w:r>
      <w:proofErr w:type="spellStart"/>
      <w:r>
        <w:t>Mohlman</w:t>
      </w:r>
      <w:proofErr w:type="spellEnd"/>
      <w:r>
        <w:t xml:space="preserve">, </w:t>
      </w:r>
      <w:proofErr w:type="spellStart"/>
      <w:r>
        <w:t>Lise</w:t>
      </w:r>
      <w:proofErr w:type="spellEnd"/>
      <w:r>
        <w:t xml:space="preserve"> K. Sorensen, Christian S. Earl, … Jared Rutter</w:t>
      </w:r>
    </w:p>
    <w:p w14:paraId="488EDD5D" w14:textId="77777777" w:rsidR="00617E67" w:rsidRDefault="00617E67">
      <w:pPr>
        <w:spacing w:line="280" w:lineRule="auto"/>
        <w:sectPr w:rsidR="00617E67">
          <w:pgSz w:w="11900" w:h="16820"/>
          <w:pgMar w:top="940" w:right="600" w:bottom="280" w:left="600" w:header="720" w:footer="720" w:gutter="0"/>
          <w:cols w:space="720"/>
        </w:sectPr>
      </w:pPr>
    </w:p>
    <w:p w14:paraId="2BCF1D44" w14:textId="77777777" w:rsidR="00617E67" w:rsidRDefault="00E8776B">
      <w:pPr>
        <w:spacing w:before="107"/>
        <w:ind w:left="450"/>
      </w:pPr>
      <w:r>
        <w:rPr>
          <w:noProof/>
        </w:rPr>
        <w:lastRenderedPageBreak/>
        <w:drawing>
          <wp:anchor distT="0" distB="0" distL="0" distR="0" simplePos="0" relativeHeight="250424320" behindDoc="1" locked="0" layoutInCell="1" allowOverlap="1" wp14:anchorId="41A5F85B" wp14:editId="1735925A">
            <wp:simplePos x="0" y="0"/>
            <wp:positionH relativeFrom="page">
              <wp:posOffset>0</wp:posOffset>
            </wp:positionH>
            <wp:positionV relativeFrom="page">
              <wp:posOffset>0</wp:posOffset>
            </wp:positionV>
            <wp:extent cx="7556500" cy="1068070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i/>
          <w:w w:val="105"/>
        </w:rPr>
        <w:t xml:space="preserve">Nature Cell Biology </w:t>
      </w:r>
      <w:r>
        <w:rPr>
          <w:w w:val="105"/>
        </w:rPr>
        <w:t xml:space="preserve">(2017-08-14) </w:t>
      </w:r>
      <w:hyperlink r:id="rId112">
        <w:r>
          <w:rPr>
            <w:color w:val="2195F2"/>
            <w:w w:val="105"/>
            <w:u w:val="single" w:color="2195F2"/>
          </w:rPr>
          <w:t>https://doi.org/gbrf73</w:t>
        </w:r>
      </w:hyperlink>
    </w:p>
    <w:p w14:paraId="43A2836F" w14:textId="77777777" w:rsidR="00617E67" w:rsidRDefault="00E8776B">
      <w:pPr>
        <w:pStyle w:val="BodyText"/>
        <w:spacing w:before="47"/>
        <w:ind w:left="450"/>
      </w:pPr>
      <w:r>
        <w:t xml:space="preserve">DOI: </w:t>
      </w:r>
      <w:hyperlink r:id="rId113">
        <w:r>
          <w:rPr>
            <w:color w:val="2195F2"/>
            <w:u w:val="single" w:color="2195F2"/>
          </w:rPr>
          <w:t>10.1038/ncb3593</w:t>
        </w:r>
        <w:r>
          <w:rPr>
            <w:color w:val="2195F2"/>
          </w:rPr>
          <w:t xml:space="preserve"> </w:t>
        </w:r>
      </w:hyperlink>
      <w:r>
        <w:t xml:space="preserve">· PMID: </w:t>
      </w:r>
      <w:hyperlink r:id="rId114">
        <w:r>
          <w:rPr>
            <w:color w:val="2195F2"/>
            <w:u w:val="single" w:color="2195F2"/>
          </w:rPr>
          <w:t>28812582</w:t>
        </w:r>
        <w:r>
          <w:rPr>
            <w:color w:val="2195F2"/>
          </w:rPr>
          <w:t xml:space="preserve"> </w:t>
        </w:r>
      </w:hyperlink>
      <w:r>
        <w:t xml:space="preserve">· PMCID: </w:t>
      </w:r>
      <w:hyperlink r:id="rId115">
        <w:r>
          <w:rPr>
            <w:color w:val="2195F2"/>
            <w:u w:val="single" w:color="2195F2"/>
          </w:rPr>
          <w:t>PMC6137334</w:t>
        </w:r>
      </w:hyperlink>
    </w:p>
    <w:p w14:paraId="4C9908F9" w14:textId="77777777" w:rsidR="00617E67" w:rsidRDefault="00617E67">
      <w:pPr>
        <w:pStyle w:val="BodyText"/>
        <w:spacing w:before="11"/>
        <w:rPr>
          <w:sz w:val="29"/>
        </w:rPr>
      </w:pPr>
    </w:p>
    <w:p w14:paraId="25FA1585" w14:textId="77777777" w:rsidR="00617E67" w:rsidRDefault="00E8776B">
      <w:pPr>
        <w:pStyle w:val="Heading3"/>
        <w:numPr>
          <w:ilvl w:val="0"/>
          <w:numId w:val="2"/>
        </w:numPr>
        <w:tabs>
          <w:tab w:val="left" w:pos="487"/>
        </w:tabs>
        <w:ind w:left="486" w:hanging="367"/>
      </w:pPr>
      <w:bookmarkStart w:id="145" w:name="_bookmark34"/>
      <w:bookmarkEnd w:id="145"/>
      <w:r>
        <w:rPr>
          <w:w w:val="105"/>
        </w:rPr>
        <w:t>Regulation</w:t>
      </w:r>
      <w:r>
        <w:rPr>
          <w:spacing w:val="-7"/>
          <w:w w:val="105"/>
        </w:rPr>
        <w:t xml:space="preserve"> </w:t>
      </w:r>
      <w:r>
        <w:rPr>
          <w:w w:val="105"/>
        </w:rPr>
        <w:t>of</w:t>
      </w:r>
      <w:r>
        <w:rPr>
          <w:spacing w:val="-6"/>
          <w:w w:val="105"/>
        </w:rPr>
        <w:t xml:space="preserve"> </w:t>
      </w:r>
      <w:r>
        <w:rPr>
          <w:w w:val="105"/>
        </w:rPr>
        <w:t>Tumor</w:t>
      </w:r>
      <w:r>
        <w:rPr>
          <w:spacing w:val="-7"/>
          <w:w w:val="105"/>
        </w:rPr>
        <w:t xml:space="preserve"> </w:t>
      </w:r>
      <w:r>
        <w:rPr>
          <w:w w:val="105"/>
        </w:rPr>
        <w:t>Initiation</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Mitochondrial</w:t>
      </w:r>
      <w:r>
        <w:rPr>
          <w:spacing w:val="-6"/>
          <w:w w:val="105"/>
        </w:rPr>
        <w:t xml:space="preserve"> </w:t>
      </w:r>
      <w:r>
        <w:rPr>
          <w:w w:val="105"/>
        </w:rPr>
        <w:t>Pyruvate</w:t>
      </w:r>
      <w:r>
        <w:rPr>
          <w:spacing w:val="-6"/>
          <w:w w:val="105"/>
        </w:rPr>
        <w:t xml:space="preserve"> </w:t>
      </w:r>
      <w:r>
        <w:rPr>
          <w:w w:val="105"/>
        </w:rPr>
        <w:t>Carrier</w:t>
      </w:r>
    </w:p>
    <w:p w14:paraId="061859B9" w14:textId="77777777" w:rsidR="00617E67" w:rsidRDefault="00E8776B">
      <w:pPr>
        <w:pStyle w:val="BodyText"/>
        <w:spacing w:before="44" w:line="280" w:lineRule="auto"/>
        <w:ind w:left="450"/>
      </w:pPr>
      <w:r>
        <w:t xml:space="preserve">Claire L. </w:t>
      </w:r>
      <w:proofErr w:type="spellStart"/>
      <w:r>
        <w:t>Bensard</w:t>
      </w:r>
      <w:proofErr w:type="spellEnd"/>
      <w:r>
        <w:t xml:space="preserve">, Dona R. </w:t>
      </w:r>
      <w:proofErr w:type="spellStart"/>
      <w:r>
        <w:t>Wisidagama</w:t>
      </w:r>
      <w:proofErr w:type="spellEnd"/>
      <w:r>
        <w:t xml:space="preserve">, </w:t>
      </w:r>
      <w:proofErr w:type="spellStart"/>
      <w:r>
        <w:t>Kristofor</w:t>
      </w:r>
      <w:proofErr w:type="spellEnd"/>
      <w:r>
        <w:t xml:space="preserve"> A. Olson, Jordan A. Berg, Nathan M. </w:t>
      </w:r>
      <w:proofErr w:type="spellStart"/>
      <w:r>
        <w:t>Krah</w:t>
      </w:r>
      <w:proofErr w:type="spellEnd"/>
      <w:r>
        <w:t xml:space="preserve">, John C. Schell, Sara M. </w:t>
      </w:r>
      <w:proofErr w:type="spellStart"/>
      <w:r>
        <w:t>Nowinski</w:t>
      </w:r>
      <w:proofErr w:type="spellEnd"/>
      <w:r>
        <w:t xml:space="preserve">, Sarah Fogarty, Alex J. </w:t>
      </w:r>
      <w:proofErr w:type="spellStart"/>
      <w:r>
        <w:t>Bott</w:t>
      </w:r>
      <w:proofErr w:type="spellEnd"/>
      <w:r>
        <w:t>, Peng Wei, … Jared Rutter</w:t>
      </w:r>
    </w:p>
    <w:p w14:paraId="6F36CFD7" w14:textId="77777777" w:rsidR="00617E67" w:rsidRDefault="00E8776B">
      <w:pPr>
        <w:spacing w:before="2"/>
        <w:ind w:left="450"/>
      </w:pPr>
      <w:r>
        <w:rPr>
          <w:i/>
          <w:w w:val="105"/>
        </w:rPr>
        <w:t xml:space="preserve">Cell Metabolism </w:t>
      </w:r>
      <w:r>
        <w:rPr>
          <w:w w:val="105"/>
        </w:rPr>
        <w:t xml:space="preserve">(2020-02) </w:t>
      </w:r>
      <w:hyperlink r:id="rId116">
        <w:r>
          <w:rPr>
            <w:color w:val="2195F2"/>
            <w:w w:val="105"/>
            <w:u w:val="single" w:color="2195F2"/>
          </w:rPr>
          <w:t>https://doi.org/ggt7w8</w:t>
        </w:r>
      </w:hyperlink>
    </w:p>
    <w:p w14:paraId="24D06FCE" w14:textId="77777777" w:rsidR="00617E67" w:rsidRDefault="00E8776B">
      <w:pPr>
        <w:pStyle w:val="BodyText"/>
        <w:spacing w:before="47"/>
        <w:ind w:left="450"/>
      </w:pPr>
      <w:r>
        <w:t xml:space="preserve">DOI: </w:t>
      </w:r>
      <w:hyperlink r:id="rId117">
        <w:r>
          <w:rPr>
            <w:color w:val="2195F2"/>
            <w:u w:val="single" w:color="2195F2"/>
          </w:rPr>
          <w:t>10.1016/j.cmet.2019.11.002</w:t>
        </w:r>
        <w:r>
          <w:rPr>
            <w:color w:val="2195F2"/>
          </w:rPr>
          <w:t xml:space="preserve"> </w:t>
        </w:r>
      </w:hyperlink>
      <w:r>
        <w:t xml:space="preserve">· PMID: </w:t>
      </w:r>
      <w:hyperlink r:id="rId118">
        <w:r>
          <w:rPr>
            <w:color w:val="2195F2"/>
            <w:u w:val="single" w:color="2195F2"/>
          </w:rPr>
          <w:t>31813825</w:t>
        </w:r>
        <w:r>
          <w:rPr>
            <w:color w:val="2195F2"/>
          </w:rPr>
          <w:t xml:space="preserve"> </w:t>
        </w:r>
      </w:hyperlink>
      <w:r>
        <w:t>· PMCID:</w:t>
      </w:r>
      <w:r>
        <w:rPr>
          <w:spacing w:val="54"/>
        </w:rPr>
        <w:t xml:space="preserve"> </w:t>
      </w:r>
      <w:hyperlink r:id="rId119">
        <w:r>
          <w:rPr>
            <w:color w:val="2195F2"/>
            <w:u w:val="single" w:color="2195F2"/>
          </w:rPr>
          <w:t>PMC7004878</w:t>
        </w:r>
      </w:hyperlink>
    </w:p>
    <w:p w14:paraId="6B5DFFAF" w14:textId="77777777" w:rsidR="00617E67" w:rsidRDefault="00617E67">
      <w:pPr>
        <w:pStyle w:val="BodyText"/>
        <w:spacing w:before="11"/>
        <w:rPr>
          <w:sz w:val="29"/>
        </w:rPr>
      </w:pPr>
    </w:p>
    <w:p w14:paraId="1026D237" w14:textId="77777777" w:rsidR="00617E67" w:rsidRDefault="00E8776B">
      <w:pPr>
        <w:pStyle w:val="Heading3"/>
        <w:numPr>
          <w:ilvl w:val="0"/>
          <w:numId w:val="2"/>
        </w:numPr>
        <w:tabs>
          <w:tab w:val="left" w:pos="487"/>
        </w:tabs>
        <w:ind w:left="486" w:hanging="367"/>
      </w:pPr>
      <w:bookmarkStart w:id="146" w:name="_bookmark35"/>
      <w:bookmarkEnd w:id="146"/>
      <w:r>
        <w:rPr>
          <w:w w:val="105"/>
        </w:rPr>
        <w:t>Redundancy:</w:t>
      </w:r>
      <w:r>
        <w:rPr>
          <w:spacing w:val="-10"/>
          <w:w w:val="105"/>
        </w:rPr>
        <w:t xml:space="preserve"> </w:t>
      </w:r>
      <w:r>
        <w:rPr>
          <w:w w:val="105"/>
        </w:rPr>
        <w:t>A</w:t>
      </w:r>
      <w:r>
        <w:rPr>
          <w:spacing w:val="-10"/>
          <w:w w:val="105"/>
        </w:rPr>
        <w:t xml:space="preserve"> </w:t>
      </w:r>
      <w:r>
        <w:rPr>
          <w:w w:val="105"/>
        </w:rPr>
        <w:t>Critical</w:t>
      </w:r>
      <w:r>
        <w:rPr>
          <w:spacing w:val="-10"/>
          <w:w w:val="105"/>
        </w:rPr>
        <w:t xml:space="preserve"> </w:t>
      </w:r>
      <w:r>
        <w:rPr>
          <w:w w:val="105"/>
        </w:rPr>
        <w:t>Obstacle</w:t>
      </w:r>
      <w:r>
        <w:rPr>
          <w:spacing w:val="-9"/>
          <w:w w:val="105"/>
        </w:rPr>
        <w:t xml:space="preserve"> </w:t>
      </w:r>
      <w:r>
        <w:rPr>
          <w:w w:val="105"/>
        </w:rPr>
        <w:t>to</w:t>
      </w:r>
      <w:r>
        <w:rPr>
          <w:spacing w:val="-10"/>
          <w:w w:val="105"/>
        </w:rPr>
        <w:t xml:space="preserve"> </w:t>
      </w:r>
      <w:r>
        <w:rPr>
          <w:w w:val="105"/>
        </w:rPr>
        <w:t>Improving</w:t>
      </w:r>
      <w:r>
        <w:rPr>
          <w:spacing w:val="-10"/>
          <w:w w:val="105"/>
        </w:rPr>
        <w:t xml:space="preserve"> </w:t>
      </w:r>
      <w:r>
        <w:rPr>
          <w:w w:val="105"/>
        </w:rPr>
        <w:t>Cancer</w:t>
      </w:r>
      <w:r>
        <w:rPr>
          <w:spacing w:val="-9"/>
          <w:w w:val="105"/>
        </w:rPr>
        <w:t xml:space="preserve"> </w:t>
      </w:r>
      <w:r>
        <w:rPr>
          <w:w w:val="105"/>
        </w:rPr>
        <w:t>Therapy</w:t>
      </w:r>
    </w:p>
    <w:p w14:paraId="3C5B425A" w14:textId="77777777" w:rsidR="00617E67" w:rsidRDefault="00E8776B">
      <w:pPr>
        <w:pStyle w:val="BodyText"/>
        <w:spacing w:before="44"/>
        <w:ind w:left="450"/>
      </w:pPr>
      <w:r>
        <w:t xml:space="preserve">O. </w:t>
      </w:r>
      <w:proofErr w:type="spellStart"/>
      <w:r>
        <w:t>Lavi</w:t>
      </w:r>
      <w:proofErr w:type="spellEnd"/>
    </w:p>
    <w:p w14:paraId="140D3D48" w14:textId="77777777" w:rsidR="00617E67" w:rsidRDefault="00E8776B">
      <w:pPr>
        <w:spacing w:before="44"/>
        <w:ind w:left="450"/>
      </w:pPr>
      <w:r>
        <w:rPr>
          <w:i/>
          <w:w w:val="105"/>
        </w:rPr>
        <w:t xml:space="preserve">Cancer Research </w:t>
      </w:r>
      <w:r>
        <w:rPr>
          <w:w w:val="105"/>
        </w:rPr>
        <w:t xml:space="preserve">(2015-01-09) </w:t>
      </w:r>
      <w:hyperlink r:id="rId120">
        <w:r>
          <w:rPr>
            <w:color w:val="2195F2"/>
            <w:w w:val="105"/>
            <w:u w:val="single" w:color="2195F2"/>
          </w:rPr>
          <w:t>https://doi.org/ggt7xd</w:t>
        </w:r>
      </w:hyperlink>
    </w:p>
    <w:p w14:paraId="5AF4AAAD" w14:textId="77777777" w:rsidR="00617E67" w:rsidRDefault="00E8776B">
      <w:pPr>
        <w:pStyle w:val="BodyText"/>
        <w:spacing w:before="47"/>
        <w:ind w:left="450"/>
      </w:pPr>
      <w:r>
        <w:t xml:space="preserve">DOI: </w:t>
      </w:r>
      <w:hyperlink r:id="rId121">
        <w:r>
          <w:rPr>
            <w:color w:val="2195F2"/>
            <w:u w:val="single" w:color="2195F2"/>
          </w:rPr>
          <w:t>10.1158/0008-5472.can-14-3256</w:t>
        </w:r>
        <w:r>
          <w:rPr>
            <w:color w:val="2195F2"/>
          </w:rPr>
          <w:t xml:space="preserve"> </w:t>
        </w:r>
      </w:hyperlink>
      <w:r>
        <w:t xml:space="preserve">· PMID: </w:t>
      </w:r>
      <w:hyperlink r:id="rId122">
        <w:r>
          <w:rPr>
            <w:color w:val="2195F2"/>
            <w:u w:val="single" w:color="2195F2"/>
          </w:rPr>
          <w:t>25576083</w:t>
        </w:r>
        <w:r>
          <w:rPr>
            <w:color w:val="2195F2"/>
          </w:rPr>
          <w:t xml:space="preserve"> </w:t>
        </w:r>
      </w:hyperlink>
      <w:r>
        <w:t>· PMCID:</w:t>
      </w:r>
      <w:r>
        <w:rPr>
          <w:spacing w:val="53"/>
        </w:rPr>
        <w:t xml:space="preserve"> </w:t>
      </w:r>
      <w:hyperlink r:id="rId123">
        <w:r>
          <w:rPr>
            <w:color w:val="2195F2"/>
            <w:u w:val="single" w:color="2195F2"/>
          </w:rPr>
          <w:t>PMC6250436</w:t>
        </w:r>
      </w:hyperlink>
    </w:p>
    <w:p w14:paraId="77449F89" w14:textId="77777777" w:rsidR="00617E67" w:rsidRDefault="00617E67">
      <w:pPr>
        <w:pStyle w:val="BodyText"/>
        <w:spacing w:before="10"/>
        <w:rPr>
          <w:sz w:val="29"/>
        </w:rPr>
      </w:pPr>
    </w:p>
    <w:p w14:paraId="1EA9522B" w14:textId="77777777" w:rsidR="00617E67" w:rsidRDefault="00E8776B">
      <w:pPr>
        <w:pStyle w:val="Heading3"/>
        <w:numPr>
          <w:ilvl w:val="0"/>
          <w:numId w:val="2"/>
        </w:numPr>
        <w:tabs>
          <w:tab w:val="left" w:pos="487"/>
        </w:tabs>
        <w:spacing w:before="1" w:line="280" w:lineRule="auto"/>
        <w:ind w:right="872" w:hanging="330"/>
      </w:pPr>
      <w:bookmarkStart w:id="147" w:name="_bookmark36"/>
      <w:bookmarkEnd w:id="147"/>
      <w:r>
        <w:t>The Connectivity Map: Using Gene-Expression Signatures to Connect Small Molecules, Genes, and</w:t>
      </w:r>
      <w:r>
        <w:rPr>
          <w:spacing w:val="-10"/>
        </w:rPr>
        <w:t xml:space="preserve"> </w:t>
      </w:r>
      <w:r>
        <w:t>Disease</w:t>
      </w:r>
    </w:p>
    <w:p w14:paraId="60C1F7C9" w14:textId="77777777" w:rsidR="00617E67" w:rsidRDefault="00E8776B">
      <w:pPr>
        <w:pStyle w:val="BodyText"/>
        <w:spacing w:before="2"/>
        <w:ind w:left="450"/>
      </w:pPr>
      <w:r>
        <w:t>J. Lamb</w:t>
      </w:r>
    </w:p>
    <w:p w14:paraId="0C4BD4C1" w14:textId="77777777" w:rsidR="00617E67" w:rsidRDefault="00E8776B">
      <w:pPr>
        <w:pStyle w:val="BodyText"/>
        <w:spacing w:before="44"/>
        <w:ind w:left="450"/>
      </w:pPr>
      <w:r>
        <w:rPr>
          <w:i/>
          <w:w w:val="105"/>
        </w:rPr>
        <w:t xml:space="preserve">Science </w:t>
      </w:r>
      <w:r>
        <w:rPr>
          <w:w w:val="105"/>
        </w:rPr>
        <w:t xml:space="preserve">(2006-09-29) </w:t>
      </w:r>
      <w:hyperlink r:id="rId124">
        <w:r>
          <w:rPr>
            <w:color w:val="2195F2"/>
            <w:w w:val="105"/>
            <w:u w:val="single" w:color="2195F2"/>
          </w:rPr>
          <w:t>https://doi.org/c92ptt</w:t>
        </w:r>
      </w:hyperlink>
    </w:p>
    <w:p w14:paraId="542DB7D2" w14:textId="77777777" w:rsidR="00617E67" w:rsidRDefault="00E8776B">
      <w:pPr>
        <w:pStyle w:val="BodyText"/>
        <w:spacing w:before="47"/>
        <w:ind w:left="450"/>
      </w:pPr>
      <w:r>
        <w:t xml:space="preserve">DOI: </w:t>
      </w:r>
      <w:hyperlink r:id="rId125">
        <w:r>
          <w:rPr>
            <w:color w:val="2195F2"/>
            <w:u w:val="single" w:color="2195F2"/>
          </w:rPr>
          <w:t>10.1126/science.1132939</w:t>
        </w:r>
        <w:r>
          <w:rPr>
            <w:color w:val="2195F2"/>
          </w:rPr>
          <w:t xml:space="preserve"> </w:t>
        </w:r>
      </w:hyperlink>
      <w:r>
        <w:t xml:space="preserve">· PMID: </w:t>
      </w:r>
      <w:hyperlink r:id="rId126">
        <w:r>
          <w:rPr>
            <w:color w:val="2195F2"/>
            <w:u w:val="single" w:color="2195F2"/>
          </w:rPr>
          <w:t>17008526</w:t>
        </w:r>
      </w:hyperlink>
    </w:p>
    <w:p w14:paraId="78F1C69B" w14:textId="77777777" w:rsidR="00617E67" w:rsidRDefault="00617E67">
      <w:pPr>
        <w:pStyle w:val="BodyText"/>
        <w:spacing w:before="10"/>
        <w:rPr>
          <w:sz w:val="29"/>
        </w:rPr>
      </w:pPr>
    </w:p>
    <w:p w14:paraId="6E5D27E9" w14:textId="77777777" w:rsidR="00617E67" w:rsidRDefault="00E8776B">
      <w:pPr>
        <w:pStyle w:val="Heading3"/>
        <w:numPr>
          <w:ilvl w:val="0"/>
          <w:numId w:val="2"/>
        </w:numPr>
        <w:tabs>
          <w:tab w:val="left" w:pos="487"/>
        </w:tabs>
        <w:spacing w:line="280" w:lineRule="auto"/>
        <w:ind w:right="1046" w:hanging="330"/>
      </w:pPr>
      <w:bookmarkStart w:id="148" w:name="_bookmark37"/>
      <w:bookmarkEnd w:id="148"/>
      <w:r>
        <w:rPr>
          <w:w w:val="105"/>
        </w:rPr>
        <w:t>Pathway crosstalk perturbation network modeling for identification of connectivity changes</w:t>
      </w:r>
      <w:r>
        <w:rPr>
          <w:spacing w:val="-9"/>
          <w:w w:val="105"/>
        </w:rPr>
        <w:t xml:space="preserve"> </w:t>
      </w:r>
      <w:r>
        <w:rPr>
          <w:w w:val="105"/>
        </w:rPr>
        <w:t>induced</w:t>
      </w:r>
      <w:r>
        <w:rPr>
          <w:spacing w:val="-9"/>
          <w:w w:val="105"/>
        </w:rPr>
        <w:t xml:space="preserve"> </w:t>
      </w:r>
      <w:r>
        <w:rPr>
          <w:w w:val="105"/>
        </w:rPr>
        <w:t>by</w:t>
      </w:r>
      <w:r>
        <w:rPr>
          <w:spacing w:val="-9"/>
          <w:w w:val="105"/>
        </w:rPr>
        <w:t xml:space="preserve"> </w:t>
      </w:r>
      <w:r>
        <w:rPr>
          <w:w w:val="105"/>
        </w:rPr>
        <w:t>diabetic</w:t>
      </w:r>
      <w:r>
        <w:rPr>
          <w:spacing w:val="-8"/>
          <w:w w:val="105"/>
        </w:rPr>
        <w:t xml:space="preserve"> </w:t>
      </w:r>
      <w:r>
        <w:rPr>
          <w:w w:val="105"/>
        </w:rPr>
        <w:t>neuropathy</w:t>
      </w:r>
      <w:r>
        <w:rPr>
          <w:spacing w:val="-9"/>
          <w:w w:val="105"/>
        </w:rPr>
        <w:t xml:space="preserve"> </w:t>
      </w:r>
      <w:r>
        <w:rPr>
          <w:w w:val="105"/>
        </w:rPr>
        <w:t>and</w:t>
      </w:r>
      <w:r>
        <w:rPr>
          <w:spacing w:val="-9"/>
          <w:w w:val="105"/>
        </w:rPr>
        <w:t xml:space="preserve"> </w:t>
      </w:r>
      <w:r>
        <w:rPr>
          <w:w w:val="105"/>
        </w:rPr>
        <w:t>pioglitazone</w:t>
      </w:r>
    </w:p>
    <w:p w14:paraId="06D0FC60" w14:textId="77777777" w:rsidR="00617E67" w:rsidRDefault="00E8776B">
      <w:pPr>
        <w:pStyle w:val="BodyText"/>
        <w:spacing w:before="3"/>
        <w:ind w:left="450"/>
      </w:pPr>
      <w:r>
        <w:t xml:space="preserve">Guillermo de </w:t>
      </w:r>
      <w:proofErr w:type="spellStart"/>
      <w:r>
        <w:t>Anda-Jáuregui</w:t>
      </w:r>
      <w:proofErr w:type="spellEnd"/>
      <w:r>
        <w:t xml:space="preserve">, Kai </w:t>
      </w:r>
      <w:proofErr w:type="spellStart"/>
      <w:r>
        <w:t>Guo</w:t>
      </w:r>
      <w:proofErr w:type="spellEnd"/>
      <w:r>
        <w:t xml:space="preserve">, Brett A. McGregor, Eva L. Feldman, </w:t>
      </w:r>
      <w:proofErr w:type="spellStart"/>
      <w:r>
        <w:t>Junguk</w:t>
      </w:r>
      <w:proofErr w:type="spellEnd"/>
      <w:r>
        <w:t xml:space="preserve"> </w:t>
      </w:r>
      <w:proofErr w:type="spellStart"/>
      <w:r>
        <w:t>Hur</w:t>
      </w:r>
      <w:proofErr w:type="spellEnd"/>
    </w:p>
    <w:p w14:paraId="1A6EA38D" w14:textId="77777777" w:rsidR="00617E67" w:rsidRDefault="00E8776B">
      <w:pPr>
        <w:spacing w:before="44"/>
        <w:ind w:left="450"/>
      </w:pPr>
      <w:r>
        <w:rPr>
          <w:i/>
          <w:w w:val="105"/>
        </w:rPr>
        <w:t xml:space="preserve">BMC Systems Biology </w:t>
      </w:r>
      <w:r>
        <w:rPr>
          <w:w w:val="105"/>
        </w:rPr>
        <w:t xml:space="preserve">(2019-01-07) </w:t>
      </w:r>
      <w:hyperlink r:id="rId127">
        <w:r>
          <w:rPr>
            <w:color w:val="2195F2"/>
            <w:w w:val="105"/>
            <w:u w:val="single" w:color="2195F2"/>
          </w:rPr>
          <w:t>https://doi.org/ggt7zx</w:t>
        </w:r>
      </w:hyperlink>
    </w:p>
    <w:p w14:paraId="2185264D" w14:textId="77777777" w:rsidR="00617E67" w:rsidRDefault="00E8776B">
      <w:pPr>
        <w:pStyle w:val="BodyText"/>
        <w:spacing w:before="47"/>
        <w:ind w:left="450"/>
      </w:pPr>
      <w:r>
        <w:t xml:space="preserve">DOI: </w:t>
      </w:r>
      <w:hyperlink r:id="rId128">
        <w:r>
          <w:rPr>
            <w:color w:val="2195F2"/>
            <w:u w:val="single" w:color="2195F2"/>
          </w:rPr>
          <w:t>10.1186/s12918-018-0674-7</w:t>
        </w:r>
        <w:r>
          <w:rPr>
            <w:color w:val="2195F2"/>
          </w:rPr>
          <w:t xml:space="preserve"> </w:t>
        </w:r>
      </w:hyperlink>
      <w:r>
        <w:t xml:space="preserve">· PMID: </w:t>
      </w:r>
      <w:hyperlink r:id="rId129">
        <w:r>
          <w:rPr>
            <w:color w:val="2195F2"/>
            <w:u w:val="single" w:color="2195F2"/>
          </w:rPr>
          <w:t>30616626</w:t>
        </w:r>
        <w:r>
          <w:rPr>
            <w:color w:val="2195F2"/>
          </w:rPr>
          <w:t xml:space="preserve"> </w:t>
        </w:r>
      </w:hyperlink>
      <w:r>
        <w:t xml:space="preserve">· PMCID: </w:t>
      </w:r>
      <w:hyperlink r:id="rId130">
        <w:r>
          <w:rPr>
            <w:color w:val="2195F2"/>
            <w:u w:val="single" w:color="2195F2"/>
          </w:rPr>
          <w:t>PMC6322225</w:t>
        </w:r>
      </w:hyperlink>
    </w:p>
    <w:p w14:paraId="0C1B15CB" w14:textId="77777777" w:rsidR="00617E67" w:rsidRDefault="00617E67">
      <w:pPr>
        <w:pStyle w:val="BodyText"/>
        <w:spacing w:before="10"/>
        <w:rPr>
          <w:sz w:val="29"/>
        </w:rPr>
      </w:pPr>
    </w:p>
    <w:p w14:paraId="061FBA9B" w14:textId="77777777" w:rsidR="00617E67" w:rsidRDefault="00E8776B">
      <w:pPr>
        <w:pStyle w:val="Heading3"/>
        <w:numPr>
          <w:ilvl w:val="0"/>
          <w:numId w:val="2"/>
        </w:numPr>
        <w:tabs>
          <w:tab w:val="left" w:pos="487"/>
        </w:tabs>
        <w:ind w:left="486" w:hanging="367"/>
      </w:pPr>
      <w:bookmarkStart w:id="149" w:name="_bookmark38"/>
      <w:bookmarkEnd w:id="149"/>
      <w:r>
        <w:rPr>
          <w:w w:val="105"/>
        </w:rPr>
        <w:t>Impact</w:t>
      </w:r>
      <w:r>
        <w:rPr>
          <w:spacing w:val="-10"/>
          <w:w w:val="105"/>
        </w:rPr>
        <w:t xml:space="preserve"> </w:t>
      </w:r>
      <w:r>
        <w:rPr>
          <w:w w:val="105"/>
        </w:rPr>
        <w:t>of</w:t>
      </w:r>
      <w:r>
        <w:rPr>
          <w:spacing w:val="-10"/>
          <w:w w:val="105"/>
        </w:rPr>
        <w:t xml:space="preserve"> </w:t>
      </w:r>
      <w:r>
        <w:rPr>
          <w:w w:val="105"/>
        </w:rPr>
        <w:t>Mitochondrial</w:t>
      </w:r>
      <w:r>
        <w:rPr>
          <w:spacing w:val="-10"/>
          <w:w w:val="105"/>
        </w:rPr>
        <w:t xml:space="preserve"> </w:t>
      </w:r>
      <w:r>
        <w:rPr>
          <w:w w:val="105"/>
        </w:rPr>
        <w:t>Fatty</w:t>
      </w:r>
      <w:r>
        <w:rPr>
          <w:spacing w:val="-9"/>
          <w:w w:val="105"/>
        </w:rPr>
        <w:t xml:space="preserve"> </w:t>
      </w:r>
      <w:r>
        <w:rPr>
          <w:w w:val="105"/>
        </w:rPr>
        <w:t>Acid</w:t>
      </w:r>
      <w:r>
        <w:rPr>
          <w:spacing w:val="-10"/>
          <w:w w:val="105"/>
        </w:rPr>
        <w:t xml:space="preserve"> </w:t>
      </w:r>
      <w:r>
        <w:rPr>
          <w:w w:val="105"/>
        </w:rPr>
        <w:t>Synthesis</w:t>
      </w:r>
      <w:r>
        <w:rPr>
          <w:spacing w:val="-10"/>
          <w:w w:val="105"/>
        </w:rPr>
        <w:t xml:space="preserve"> </w:t>
      </w:r>
      <w:r>
        <w:rPr>
          <w:w w:val="105"/>
        </w:rPr>
        <w:t>on</w:t>
      </w:r>
      <w:r>
        <w:rPr>
          <w:spacing w:val="-9"/>
          <w:w w:val="105"/>
        </w:rPr>
        <w:t xml:space="preserve"> </w:t>
      </w:r>
      <w:r>
        <w:rPr>
          <w:w w:val="105"/>
        </w:rPr>
        <w:t>Mitochondrial</w:t>
      </w:r>
      <w:r>
        <w:rPr>
          <w:spacing w:val="-10"/>
          <w:w w:val="105"/>
        </w:rPr>
        <w:t xml:space="preserve"> </w:t>
      </w:r>
      <w:r>
        <w:rPr>
          <w:w w:val="105"/>
        </w:rPr>
        <w:t>Biogenesis</w:t>
      </w:r>
    </w:p>
    <w:p w14:paraId="0A468615" w14:textId="77777777" w:rsidR="00617E67" w:rsidRDefault="00E8776B">
      <w:pPr>
        <w:pStyle w:val="BodyText"/>
        <w:spacing w:before="44"/>
        <w:ind w:left="450"/>
      </w:pPr>
      <w:r>
        <w:t xml:space="preserve">Sara M. </w:t>
      </w:r>
      <w:proofErr w:type="spellStart"/>
      <w:r>
        <w:t>Nowinski</w:t>
      </w:r>
      <w:proofErr w:type="spellEnd"/>
      <w:r>
        <w:t xml:space="preserve">, Jonathan G. Van </w:t>
      </w:r>
      <w:proofErr w:type="spellStart"/>
      <w:r>
        <w:t>Vranken</w:t>
      </w:r>
      <w:proofErr w:type="spellEnd"/>
      <w:r>
        <w:t xml:space="preserve">, </w:t>
      </w:r>
      <w:proofErr w:type="spellStart"/>
      <w:r>
        <w:t>Katja</w:t>
      </w:r>
      <w:proofErr w:type="spellEnd"/>
      <w:r>
        <w:t xml:space="preserve"> K. Dove, Jared Rutter</w:t>
      </w:r>
    </w:p>
    <w:p w14:paraId="4E9288D4" w14:textId="77777777" w:rsidR="00617E67" w:rsidRDefault="00E8776B">
      <w:pPr>
        <w:spacing w:before="44"/>
        <w:ind w:left="450"/>
      </w:pPr>
      <w:r>
        <w:rPr>
          <w:i/>
          <w:w w:val="110"/>
        </w:rPr>
        <w:t xml:space="preserve">Current Biology </w:t>
      </w:r>
      <w:r>
        <w:rPr>
          <w:w w:val="110"/>
        </w:rPr>
        <w:t xml:space="preserve">(2018-10) </w:t>
      </w:r>
      <w:hyperlink r:id="rId131">
        <w:r>
          <w:rPr>
            <w:color w:val="2195F2"/>
            <w:w w:val="110"/>
            <w:u w:val="single" w:color="2195F2"/>
          </w:rPr>
          <w:t>https://doi.org/gffn55</w:t>
        </w:r>
      </w:hyperlink>
    </w:p>
    <w:p w14:paraId="66980581" w14:textId="77777777" w:rsidR="00617E67" w:rsidRDefault="00E8776B">
      <w:pPr>
        <w:pStyle w:val="BodyText"/>
        <w:spacing w:before="47"/>
        <w:ind w:left="450"/>
      </w:pPr>
      <w:r>
        <w:t xml:space="preserve">DOI: </w:t>
      </w:r>
      <w:hyperlink r:id="rId132">
        <w:r>
          <w:rPr>
            <w:color w:val="2195F2"/>
            <w:u w:val="single" w:color="2195F2"/>
          </w:rPr>
          <w:t>10.1016/j.cub.2018.08.022</w:t>
        </w:r>
        <w:r>
          <w:rPr>
            <w:color w:val="2195F2"/>
          </w:rPr>
          <w:t xml:space="preserve"> </w:t>
        </w:r>
      </w:hyperlink>
      <w:r>
        <w:t xml:space="preserve">· PMID: </w:t>
      </w:r>
      <w:hyperlink r:id="rId133">
        <w:r>
          <w:rPr>
            <w:color w:val="2195F2"/>
            <w:u w:val="single" w:color="2195F2"/>
          </w:rPr>
          <w:t>30352195</w:t>
        </w:r>
        <w:r>
          <w:rPr>
            <w:color w:val="2195F2"/>
          </w:rPr>
          <w:t xml:space="preserve"> </w:t>
        </w:r>
      </w:hyperlink>
      <w:r>
        <w:t>· PMCID:</w:t>
      </w:r>
      <w:r>
        <w:rPr>
          <w:spacing w:val="52"/>
        </w:rPr>
        <w:t xml:space="preserve"> </w:t>
      </w:r>
      <w:hyperlink r:id="rId134">
        <w:r>
          <w:rPr>
            <w:color w:val="2195F2"/>
            <w:u w:val="single" w:color="2195F2"/>
          </w:rPr>
          <w:t>PMC6258005</w:t>
        </w:r>
      </w:hyperlink>
    </w:p>
    <w:p w14:paraId="7118138E" w14:textId="77777777" w:rsidR="00617E67" w:rsidRDefault="00617E67">
      <w:pPr>
        <w:pStyle w:val="BodyText"/>
        <w:spacing w:before="11"/>
        <w:rPr>
          <w:sz w:val="29"/>
        </w:rPr>
      </w:pPr>
    </w:p>
    <w:p w14:paraId="43B32BCB" w14:textId="77777777" w:rsidR="00617E67" w:rsidRDefault="00E8776B">
      <w:pPr>
        <w:pStyle w:val="Heading3"/>
        <w:numPr>
          <w:ilvl w:val="0"/>
          <w:numId w:val="2"/>
        </w:numPr>
        <w:tabs>
          <w:tab w:val="left" w:pos="487"/>
        </w:tabs>
        <w:spacing w:line="280" w:lineRule="auto"/>
        <w:ind w:right="239" w:hanging="330"/>
      </w:pPr>
      <w:bookmarkStart w:id="150" w:name="_bookmark39"/>
      <w:bookmarkEnd w:id="150"/>
      <w:r>
        <w:rPr>
          <w:w w:val="105"/>
        </w:rPr>
        <w:t>The</w:t>
      </w:r>
      <w:r>
        <w:rPr>
          <w:spacing w:val="-11"/>
          <w:w w:val="105"/>
        </w:rPr>
        <w:t xml:space="preserve"> </w:t>
      </w:r>
      <w:r>
        <w:rPr>
          <w:w w:val="105"/>
        </w:rPr>
        <w:t>mitochondrial</w:t>
      </w:r>
      <w:r>
        <w:rPr>
          <w:spacing w:val="-11"/>
          <w:w w:val="105"/>
        </w:rPr>
        <w:t xml:space="preserve"> </w:t>
      </w:r>
      <w:r>
        <w:rPr>
          <w:w w:val="105"/>
        </w:rPr>
        <w:t>acyl</w:t>
      </w:r>
      <w:r>
        <w:rPr>
          <w:spacing w:val="-10"/>
          <w:w w:val="105"/>
        </w:rPr>
        <w:t xml:space="preserve"> </w:t>
      </w:r>
      <w:r>
        <w:rPr>
          <w:w w:val="105"/>
        </w:rPr>
        <w:t>carrier</w:t>
      </w:r>
      <w:r>
        <w:rPr>
          <w:spacing w:val="-11"/>
          <w:w w:val="105"/>
        </w:rPr>
        <w:t xml:space="preserve"> </w:t>
      </w:r>
      <w:r>
        <w:rPr>
          <w:w w:val="105"/>
        </w:rPr>
        <w:t>protein</w:t>
      </w:r>
      <w:r>
        <w:rPr>
          <w:spacing w:val="-11"/>
          <w:w w:val="105"/>
        </w:rPr>
        <w:t xml:space="preserve"> </w:t>
      </w:r>
      <w:r>
        <w:rPr>
          <w:w w:val="105"/>
        </w:rPr>
        <w:t>(ACP)</w:t>
      </w:r>
      <w:r>
        <w:rPr>
          <w:spacing w:val="-10"/>
          <w:w w:val="105"/>
        </w:rPr>
        <w:t xml:space="preserve"> </w:t>
      </w:r>
      <w:r>
        <w:rPr>
          <w:w w:val="105"/>
        </w:rPr>
        <w:t>coordinates</w:t>
      </w:r>
      <w:r>
        <w:rPr>
          <w:spacing w:val="-11"/>
          <w:w w:val="105"/>
        </w:rPr>
        <w:t xml:space="preserve"> </w:t>
      </w:r>
      <w:r>
        <w:rPr>
          <w:w w:val="105"/>
        </w:rPr>
        <w:t>mitochondrial</w:t>
      </w:r>
      <w:r>
        <w:rPr>
          <w:spacing w:val="-11"/>
          <w:w w:val="105"/>
        </w:rPr>
        <w:t xml:space="preserve"> </w:t>
      </w:r>
      <w:r>
        <w:rPr>
          <w:w w:val="105"/>
        </w:rPr>
        <w:t>fatty</w:t>
      </w:r>
      <w:r>
        <w:rPr>
          <w:spacing w:val="-10"/>
          <w:w w:val="105"/>
        </w:rPr>
        <w:t xml:space="preserve"> </w:t>
      </w:r>
      <w:r>
        <w:rPr>
          <w:w w:val="105"/>
        </w:rPr>
        <w:t>acid</w:t>
      </w:r>
      <w:r>
        <w:rPr>
          <w:spacing w:val="-11"/>
          <w:w w:val="105"/>
        </w:rPr>
        <w:t xml:space="preserve"> </w:t>
      </w:r>
      <w:r>
        <w:rPr>
          <w:w w:val="105"/>
        </w:rPr>
        <w:t>synthesis with iron sulfur cluster</w:t>
      </w:r>
      <w:r>
        <w:rPr>
          <w:spacing w:val="-33"/>
          <w:w w:val="105"/>
        </w:rPr>
        <w:t xml:space="preserve"> </w:t>
      </w:r>
      <w:r>
        <w:rPr>
          <w:w w:val="105"/>
        </w:rPr>
        <w:t>biogenesis</w:t>
      </w:r>
    </w:p>
    <w:p w14:paraId="4BA3D24D" w14:textId="77777777" w:rsidR="00617E67" w:rsidRDefault="00E8776B">
      <w:pPr>
        <w:pStyle w:val="BodyText"/>
        <w:spacing w:before="2"/>
        <w:ind w:left="450"/>
      </w:pPr>
      <w:r>
        <w:t xml:space="preserve">Jonathan G Van </w:t>
      </w:r>
      <w:proofErr w:type="spellStart"/>
      <w:r>
        <w:t>Vranken</w:t>
      </w:r>
      <w:proofErr w:type="spellEnd"/>
      <w:r>
        <w:t xml:space="preserve">, </w:t>
      </w:r>
      <w:proofErr w:type="spellStart"/>
      <w:r>
        <w:t>Mi</w:t>
      </w:r>
      <w:proofErr w:type="spellEnd"/>
      <w:r>
        <w:t xml:space="preserve">-Young </w:t>
      </w:r>
      <w:proofErr w:type="spellStart"/>
      <w:r>
        <w:t>Jeong</w:t>
      </w:r>
      <w:proofErr w:type="spellEnd"/>
      <w:r>
        <w:t xml:space="preserve">, Peng Wei, Yu-Chan Chen, Steven P </w:t>
      </w:r>
      <w:proofErr w:type="spellStart"/>
      <w:r>
        <w:t>Gygi</w:t>
      </w:r>
      <w:proofErr w:type="spellEnd"/>
      <w:r>
        <w:t xml:space="preserve">, Dennis R </w:t>
      </w:r>
      <w:proofErr w:type="spellStart"/>
      <w:r>
        <w:t>Winge</w:t>
      </w:r>
      <w:proofErr w:type="spellEnd"/>
      <w:r>
        <w:t>,</w:t>
      </w:r>
    </w:p>
    <w:p w14:paraId="66C7BFB8" w14:textId="77777777" w:rsidR="00617E67" w:rsidRDefault="00E8776B">
      <w:pPr>
        <w:pStyle w:val="BodyText"/>
        <w:spacing w:before="44"/>
        <w:ind w:left="450"/>
      </w:pPr>
      <w:r>
        <w:rPr>
          <w:w w:val="105"/>
        </w:rPr>
        <w:t>Jared Rutter</w:t>
      </w:r>
    </w:p>
    <w:p w14:paraId="1812D754" w14:textId="77777777" w:rsidR="00617E67" w:rsidRDefault="00E8776B">
      <w:pPr>
        <w:pStyle w:val="BodyText"/>
        <w:spacing w:before="44"/>
        <w:ind w:left="450"/>
      </w:pPr>
      <w:proofErr w:type="spellStart"/>
      <w:r>
        <w:rPr>
          <w:i/>
          <w:w w:val="105"/>
        </w:rPr>
        <w:t>eLife</w:t>
      </w:r>
      <w:proofErr w:type="spellEnd"/>
      <w:r>
        <w:rPr>
          <w:i/>
          <w:w w:val="105"/>
        </w:rPr>
        <w:t xml:space="preserve"> </w:t>
      </w:r>
      <w:r>
        <w:rPr>
          <w:w w:val="105"/>
        </w:rPr>
        <w:t xml:space="preserve">(2016-08-19) </w:t>
      </w:r>
      <w:hyperlink r:id="rId135">
        <w:r>
          <w:rPr>
            <w:color w:val="2195F2"/>
            <w:w w:val="105"/>
            <w:u w:val="single" w:color="2195F2"/>
          </w:rPr>
          <w:t>https://doi.org/ggvrxg</w:t>
        </w:r>
      </w:hyperlink>
    </w:p>
    <w:p w14:paraId="25DB710F" w14:textId="77777777" w:rsidR="00617E67" w:rsidRDefault="00E8776B">
      <w:pPr>
        <w:pStyle w:val="BodyText"/>
        <w:spacing w:before="47"/>
        <w:ind w:left="450"/>
      </w:pPr>
      <w:r>
        <w:t xml:space="preserve">DOI: </w:t>
      </w:r>
      <w:hyperlink r:id="rId136">
        <w:r>
          <w:rPr>
            <w:color w:val="2195F2"/>
            <w:u w:val="single" w:color="2195F2"/>
          </w:rPr>
          <w:t>10.7554/elife.17828</w:t>
        </w:r>
        <w:r>
          <w:rPr>
            <w:color w:val="2195F2"/>
          </w:rPr>
          <w:t xml:space="preserve"> </w:t>
        </w:r>
      </w:hyperlink>
      <w:r>
        <w:t xml:space="preserve">· PMID: </w:t>
      </w:r>
      <w:hyperlink r:id="rId137">
        <w:r>
          <w:rPr>
            <w:color w:val="2195F2"/>
            <w:u w:val="single" w:color="2195F2"/>
          </w:rPr>
          <w:t>27540631</w:t>
        </w:r>
        <w:r>
          <w:rPr>
            <w:color w:val="2195F2"/>
          </w:rPr>
          <w:t xml:space="preserve"> </w:t>
        </w:r>
      </w:hyperlink>
      <w:r>
        <w:t>· PMCID:</w:t>
      </w:r>
      <w:r>
        <w:rPr>
          <w:spacing w:val="51"/>
        </w:rPr>
        <w:t xml:space="preserve"> </w:t>
      </w:r>
      <w:hyperlink r:id="rId138">
        <w:r>
          <w:rPr>
            <w:color w:val="2195F2"/>
            <w:u w:val="single" w:color="2195F2"/>
          </w:rPr>
          <w:t>PMC4991935</w:t>
        </w:r>
      </w:hyperlink>
    </w:p>
    <w:p w14:paraId="6E8D011F" w14:textId="77777777" w:rsidR="00617E67" w:rsidRDefault="00617E67">
      <w:pPr>
        <w:pStyle w:val="BodyText"/>
        <w:spacing w:before="11"/>
        <w:rPr>
          <w:sz w:val="29"/>
        </w:rPr>
      </w:pPr>
    </w:p>
    <w:p w14:paraId="3270F6B4" w14:textId="77777777" w:rsidR="00617E67" w:rsidRDefault="00E8776B">
      <w:pPr>
        <w:pStyle w:val="Heading3"/>
        <w:numPr>
          <w:ilvl w:val="0"/>
          <w:numId w:val="2"/>
        </w:numPr>
        <w:tabs>
          <w:tab w:val="left" w:pos="487"/>
        </w:tabs>
        <w:spacing w:line="280" w:lineRule="auto"/>
        <w:ind w:right="224" w:hanging="330"/>
      </w:pPr>
      <w:bookmarkStart w:id="151" w:name="_bookmark40"/>
      <w:bookmarkEnd w:id="151"/>
      <w:r>
        <w:rPr>
          <w:w w:val="105"/>
        </w:rPr>
        <w:t>MECR</w:t>
      </w:r>
      <w:r>
        <w:rPr>
          <w:spacing w:val="-16"/>
          <w:w w:val="105"/>
        </w:rPr>
        <w:t xml:space="preserve"> </w:t>
      </w:r>
      <w:r>
        <w:rPr>
          <w:w w:val="105"/>
        </w:rPr>
        <w:t>Mutations</w:t>
      </w:r>
      <w:r>
        <w:rPr>
          <w:spacing w:val="-16"/>
          <w:w w:val="105"/>
        </w:rPr>
        <w:t xml:space="preserve"> </w:t>
      </w:r>
      <w:r>
        <w:rPr>
          <w:w w:val="105"/>
        </w:rPr>
        <w:t>Cause</w:t>
      </w:r>
      <w:r>
        <w:rPr>
          <w:spacing w:val="-16"/>
          <w:w w:val="105"/>
        </w:rPr>
        <w:t xml:space="preserve"> </w:t>
      </w:r>
      <w:r>
        <w:rPr>
          <w:w w:val="105"/>
        </w:rPr>
        <w:t>Childhood-Onset</w:t>
      </w:r>
      <w:r>
        <w:rPr>
          <w:spacing w:val="-16"/>
          <w:w w:val="105"/>
        </w:rPr>
        <w:t xml:space="preserve"> </w:t>
      </w:r>
      <w:r>
        <w:rPr>
          <w:w w:val="105"/>
        </w:rPr>
        <w:t>Dystonia</w:t>
      </w:r>
      <w:r>
        <w:rPr>
          <w:spacing w:val="-16"/>
          <w:w w:val="105"/>
        </w:rPr>
        <w:t xml:space="preserve"> </w:t>
      </w:r>
      <w:r>
        <w:rPr>
          <w:w w:val="105"/>
        </w:rPr>
        <w:t>and</w:t>
      </w:r>
      <w:r>
        <w:rPr>
          <w:spacing w:val="-16"/>
          <w:w w:val="105"/>
        </w:rPr>
        <w:t xml:space="preserve"> </w:t>
      </w:r>
      <w:r>
        <w:rPr>
          <w:w w:val="105"/>
        </w:rPr>
        <w:t>Optic</w:t>
      </w:r>
      <w:r>
        <w:rPr>
          <w:spacing w:val="-16"/>
          <w:w w:val="105"/>
        </w:rPr>
        <w:t xml:space="preserve"> </w:t>
      </w:r>
      <w:r>
        <w:rPr>
          <w:w w:val="105"/>
        </w:rPr>
        <w:t>Atrophy,</w:t>
      </w:r>
      <w:r>
        <w:rPr>
          <w:spacing w:val="-15"/>
          <w:w w:val="105"/>
        </w:rPr>
        <w:t xml:space="preserve"> </w:t>
      </w:r>
      <w:r>
        <w:rPr>
          <w:w w:val="105"/>
        </w:rPr>
        <w:t>a</w:t>
      </w:r>
      <w:r>
        <w:rPr>
          <w:spacing w:val="-16"/>
          <w:w w:val="105"/>
        </w:rPr>
        <w:t xml:space="preserve"> </w:t>
      </w:r>
      <w:r>
        <w:rPr>
          <w:w w:val="105"/>
        </w:rPr>
        <w:t>Mitochondrial</w:t>
      </w:r>
      <w:r>
        <w:rPr>
          <w:spacing w:val="-16"/>
          <w:w w:val="105"/>
        </w:rPr>
        <w:t xml:space="preserve"> </w:t>
      </w:r>
      <w:r>
        <w:rPr>
          <w:w w:val="105"/>
        </w:rPr>
        <w:t>Fatty Acid Synthesis</w:t>
      </w:r>
      <w:r>
        <w:rPr>
          <w:spacing w:val="-18"/>
          <w:w w:val="105"/>
        </w:rPr>
        <w:t xml:space="preserve"> </w:t>
      </w:r>
      <w:r>
        <w:rPr>
          <w:w w:val="105"/>
        </w:rPr>
        <w:t>Disorder</w:t>
      </w:r>
    </w:p>
    <w:p w14:paraId="32B5155C" w14:textId="77777777" w:rsidR="00617E67" w:rsidRDefault="00E8776B">
      <w:pPr>
        <w:pStyle w:val="BodyText"/>
        <w:spacing w:before="2" w:line="280" w:lineRule="auto"/>
        <w:ind w:left="450" w:right="813"/>
      </w:pPr>
      <w:proofErr w:type="spellStart"/>
      <w:r>
        <w:t>Gali</w:t>
      </w:r>
      <w:proofErr w:type="spellEnd"/>
      <w:r>
        <w:t xml:space="preserve"> </w:t>
      </w:r>
      <w:proofErr w:type="spellStart"/>
      <w:r>
        <w:t>Heimer</w:t>
      </w:r>
      <w:proofErr w:type="spellEnd"/>
      <w:r>
        <w:t xml:space="preserve">, </w:t>
      </w:r>
      <w:proofErr w:type="spellStart"/>
      <w:r>
        <w:t>Juha</w:t>
      </w:r>
      <w:proofErr w:type="spellEnd"/>
      <w:r>
        <w:t xml:space="preserve"> M. </w:t>
      </w:r>
      <w:proofErr w:type="spellStart"/>
      <w:r>
        <w:t>Kerätär</w:t>
      </w:r>
      <w:proofErr w:type="spellEnd"/>
      <w:r>
        <w:t xml:space="preserve">, Lisa G. Riley, Shanti </w:t>
      </w:r>
      <w:proofErr w:type="spellStart"/>
      <w:r>
        <w:t>Balasubramaniam</w:t>
      </w:r>
      <w:proofErr w:type="spellEnd"/>
      <w:r>
        <w:t xml:space="preserve">, </w:t>
      </w:r>
      <w:proofErr w:type="spellStart"/>
      <w:r>
        <w:t>Eran</w:t>
      </w:r>
      <w:proofErr w:type="spellEnd"/>
      <w:r>
        <w:t xml:space="preserve"> </w:t>
      </w:r>
      <w:proofErr w:type="spellStart"/>
      <w:r>
        <w:t>Eyal</w:t>
      </w:r>
      <w:proofErr w:type="spellEnd"/>
      <w:r>
        <w:t xml:space="preserve">, Laura P. </w:t>
      </w:r>
      <w:proofErr w:type="spellStart"/>
      <w:r>
        <w:t>Pietikäinen</w:t>
      </w:r>
      <w:proofErr w:type="spellEnd"/>
      <w:r>
        <w:t xml:space="preserve">, J. </w:t>
      </w:r>
      <w:proofErr w:type="spellStart"/>
      <w:r>
        <w:t>Kalervo</w:t>
      </w:r>
      <w:proofErr w:type="spellEnd"/>
      <w:r>
        <w:t xml:space="preserve"> </w:t>
      </w:r>
      <w:proofErr w:type="spellStart"/>
      <w:r>
        <w:t>Hiltunen</w:t>
      </w:r>
      <w:proofErr w:type="spellEnd"/>
      <w:r>
        <w:t>, Dina Marek-</w:t>
      </w:r>
      <w:proofErr w:type="spellStart"/>
      <w:r>
        <w:t>Yagel</w:t>
      </w:r>
      <w:proofErr w:type="spellEnd"/>
      <w:r>
        <w:t xml:space="preserve">, Jeffrey Hamada, Allison Gregory, … Qian Yi </w:t>
      </w:r>
      <w:r>
        <w:rPr>
          <w:i/>
        </w:rPr>
        <w:t xml:space="preserve">The American Journal of Human Genetics </w:t>
      </w:r>
      <w:r>
        <w:t xml:space="preserve">(2016-12) </w:t>
      </w:r>
      <w:hyperlink r:id="rId139">
        <w:r>
          <w:rPr>
            <w:color w:val="2195F2"/>
            <w:u w:val="single" w:color="2195F2"/>
          </w:rPr>
          <w:t>https://doi.org/f9gbs7</w:t>
        </w:r>
      </w:hyperlink>
    </w:p>
    <w:p w14:paraId="68012636" w14:textId="77777777" w:rsidR="00617E67" w:rsidRDefault="00E8776B">
      <w:pPr>
        <w:pStyle w:val="BodyText"/>
        <w:spacing w:before="6"/>
        <w:ind w:left="450"/>
      </w:pPr>
      <w:r>
        <w:t xml:space="preserve">DOI: </w:t>
      </w:r>
      <w:hyperlink r:id="rId140">
        <w:r>
          <w:rPr>
            <w:color w:val="2195F2"/>
            <w:u w:val="single" w:color="2195F2"/>
          </w:rPr>
          <w:t>10.1016/j.ajhg.2016.09.021</w:t>
        </w:r>
        <w:r>
          <w:rPr>
            <w:color w:val="2195F2"/>
          </w:rPr>
          <w:t xml:space="preserve"> </w:t>
        </w:r>
      </w:hyperlink>
      <w:r>
        <w:t xml:space="preserve">· PMID: </w:t>
      </w:r>
      <w:hyperlink r:id="rId141">
        <w:r>
          <w:rPr>
            <w:color w:val="2195F2"/>
            <w:u w:val="single" w:color="2195F2"/>
          </w:rPr>
          <w:t>27817865</w:t>
        </w:r>
        <w:r>
          <w:rPr>
            <w:color w:val="2195F2"/>
          </w:rPr>
          <w:t xml:space="preserve"> </w:t>
        </w:r>
      </w:hyperlink>
      <w:r>
        <w:t>· PMCID:</w:t>
      </w:r>
      <w:r>
        <w:rPr>
          <w:spacing w:val="52"/>
        </w:rPr>
        <w:t xml:space="preserve"> </w:t>
      </w:r>
      <w:hyperlink r:id="rId142">
        <w:r>
          <w:rPr>
            <w:color w:val="2195F2"/>
            <w:u w:val="single" w:color="2195F2"/>
          </w:rPr>
          <w:t>PMC5142118</w:t>
        </w:r>
      </w:hyperlink>
    </w:p>
    <w:p w14:paraId="0F23E3E0" w14:textId="77777777" w:rsidR="00617E67" w:rsidRDefault="00617E67">
      <w:pPr>
        <w:pStyle w:val="BodyText"/>
        <w:spacing w:before="11"/>
        <w:rPr>
          <w:sz w:val="29"/>
        </w:rPr>
      </w:pPr>
    </w:p>
    <w:p w14:paraId="6EE9BE52" w14:textId="77777777" w:rsidR="00617E67" w:rsidRDefault="00E8776B">
      <w:pPr>
        <w:pStyle w:val="Heading3"/>
        <w:numPr>
          <w:ilvl w:val="0"/>
          <w:numId w:val="2"/>
        </w:numPr>
        <w:tabs>
          <w:tab w:val="left" w:pos="487"/>
        </w:tabs>
        <w:spacing w:line="280" w:lineRule="auto"/>
        <w:ind w:right="620" w:hanging="330"/>
      </w:pPr>
      <w:bookmarkStart w:id="152" w:name="_bookmark41"/>
      <w:bookmarkEnd w:id="152"/>
      <w:r>
        <w:rPr>
          <w:w w:val="105"/>
        </w:rPr>
        <w:t>ACP</w:t>
      </w:r>
      <w:r>
        <w:rPr>
          <w:spacing w:val="-23"/>
          <w:w w:val="105"/>
        </w:rPr>
        <w:t xml:space="preserve"> </w:t>
      </w:r>
      <w:r>
        <w:rPr>
          <w:w w:val="105"/>
        </w:rPr>
        <w:t>Acylation</w:t>
      </w:r>
      <w:r>
        <w:rPr>
          <w:spacing w:val="-23"/>
          <w:w w:val="105"/>
        </w:rPr>
        <w:t xml:space="preserve"> </w:t>
      </w:r>
      <w:r>
        <w:rPr>
          <w:w w:val="105"/>
        </w:rPr>
        <w:t>Is</w:t>
      </w:r>
      <w:r>
        <w:rPr>
          <w:spacing w:val="-23"/>
          <w:w w:val="105"/>
        </w:rPr>
        <w:t xml:space="preserve"> </w:t>
      </w:r>
      <w:r>
        <w:rPr>
          <w:w w:val="105"/>
        </w:rPr>
        <w:t>an</w:t>
      </w:r>
      <w:r>
        <w:rPr>
          <w:spacing w:val="-22"/>
          <w:w w:val="105"/>
        </w:rPr>
        <w:t xml:space="preserve"> </w:t>
      </w:r>
      <w:r>
        <w:rPr>
          <w:w w:val="105"/>
        </w:rPr>
        <w:t>Acetyl-CoA-Dependent</w:t>
      </w:r>
      <w:r>
        <w:rPr>
          <w:spacing w:val="-23"/>
          <w:w w:val="105"/>
        </w:rPr>
        <w:t xml:space="preserve"> </w:t>
      </w:r>
      <w:r>
        <w:rPr>
          <w:w w:val="105"/>
        </w:rPr>
        <w:t>Modification</w:t>
      </w:r>
      <w:r>
        <w:rPr>
          <w:spacing w:val="-23"/>
          <w:w w:val="105"/>
        </w:rPr>
        <w:t xml:space="preserve"> </w:t>
      </w:r>
      <w:r>
        <w:rPr>
          <w:w w:val="105"/>
        </w:rPr>
        <w:t>Required</w:t>
      </w:r>
      <w:r>
        <w:rPr>
          <w:spacing w:val="-22"/>
          <w:w w:val="105"/>
        </w:rPr>
        <w:t xml:space="preserve"> </w:t>
      </w:r>
      <w:r>
        <w:rPr>
          <w:w w:val="105"/>
        </w:rPr>
        <w:t>for</w:t>
      </w:r>
      <w:r>
        <w:rPr>
          <w:spacing w:val="-23"/>
          <w:w w:val="105"/>
        </w:rPr>
        <w:t xml:space="preserve"> </w:t>
      </w:r>
      <w:r>
        <w:rPr>
          <w:w w:val="105"/>
        </w:rPr>
        <w:t>Electron</w:t>
      </w:r>
      <w:r>
        <w:rPr>
          <w:spacing w:val="-23"/>
          <w:w w:val="105"/>
        </w:rPr>
        <w:t xml:space="preserve"> </w:t>
      </w:r>
      <w:r>
        <w:rPr>
          <w:w w:val="105"/>
        </w:rPr>
        <w:t>Transport Chain</w:t>
      </w:r>
      <w:r>
        <w:rPr>
          <w:spacing w:val="-9"/>
          <w:w w:val="105"/>
        </w:rPr>
        <w:t xml:space="preserve"> </w:t>
      </w:r>
      <w:r>
        <w:rPr>
          <w:w w:val="105"/>
        </w:rPr>
        <w:t>Assembly</w:t>
      </w:r>
    </w:p>
    <w:p w14:paraId="1837479A" w14:textId="77777777" w:rsidR="00617E67" w:rsidRDefault="00E8776B">
      <w:pPr>
        <w:pStyle w:val="BodyText"/>
        <w:spacing w:before="2" w:line="280" w:lineRule="auto"/>
        <w:ind w:left="450" w:right="368"/>
      </w:pPr>
      <w:r>
        <w:t xml:space="preserve">Jonathan G. Van </w:t>
      </w:r>
      <w:proofErr w:type="spellStart"/>
      <w:r>
        <w:t>Vranken</w:t>
      </w:r>
      <w:proofErr w:type="spellEnd"/>
      <w:r>
        <w:t xml:space="preserve">, Sara M. </w:t>
      </w:r>
      <w:proofErr w:type="spellStart"/>
      <w:r>
        <w:t>Nowinski</w:t>
      </w:r>
      <w:proofErr w:type="spellEnd"/>
      <w:r>
        <w:t xml:space="preserve">, Katie J. </w:t>
      </w:r>
      <w:proofErr w:type="spellStart"/>
      <w:r>
        <w:t>Clowers</w:t>
      </w:r>
      <w:proofErr w:type="spellEnd"/>
      <w:r>
        <w:t xml:space="preserve">, </w:t>
      </w:r>
      <w:proofErr w:type="spellStart"/>
      <w:r>
        <w:t>Mi</w:t>
      </w:r>
      <w:proofErr w:type="spellEnd"/>
      <w:r>
        <w:t xml:space="preserve">-Young </w:t>
      </w:r>
      <w:proofErr w:type="spellStart"/>
      <w:r>
        <w:t>Jeong</w:t>
      </w:r>
      <w:proofErr w:type="spellEnd"/>
      <w:r>
        <w:t xml:space="preserve">, </w:t>
      </w:r>
      <w:proofErr w:type="spellStart"/>
      <w:r>
        <w:t>Yeyun</w:t>
      </w:r>
      <w:proofErr w:type="spellEnd"/>
      <w:r>
        <w:t xml:space="preserve"> Ouyang, Jordan A. Berg, Jeremy P. </w:t>
      </w:r>
      <w:proofErr w:type="spellStart"/>
      <w:r>
        <w:t>Gygi</w:t>
      </w:r>
      <w:proofErr w:type="spellEnd"/>
      <w:r>
        <w:t xml:space="preserve">, Steven P. </w:t>
      </w:r>
      <w:proofErr w:type="spellStart"/>
      <w:r>
        <w:t>Gygi</w:t>
      </w:r>
      <w:proofErr w:type="spellEnd"/>
      <w:r>
        <w:t xml:space="preserve">, Dennis R. </w:t>
      </w:r>
      <w:proofErr w:type="spellStart"/>
      <w:r>
        <w:t>Winge</w:t>
      </w:r>
      <w:proofErr w:type="spellEnd"/>
      <w:r>
        <w:t>, Jared Rutter</w:t>
      </w:r>
    </w:p>
    <w:p w14:paraId="1BC2A382" w14:textId="77777777" w:rsidR="00617E67" w:rsidRDefault="00E8776B">
      <w:pPr>
        <w:spacing w:before="2"/>
        <w:ind w:left="450"/>
      </w:pPr>
      <w:r>
        <w:rPr>
          <w:i/>
          <w:w w:val="105"/>
        </w:rPr>
        <w:t xml:space="preserve">Molecular Cell </w:t>
      </w:r>
      <w:r>
        <w:rPr>
          <w:w w:val="105"/>
        </w:rPr>
        <w:t xml:space="preserve">(2018-08) </w:t>
      </w:r>
      <w:hyperlink r:id="rId143">
        <w:r>
          <w:rPr>
            <w:color w:val="2195F2"/>
            <w:w w:val="105"/>
            <w:u w:val="single" w:color="2195F2"/>
          </w:rPr>
          <w:t>https://doi.org/gd5dhm</w:t>
        </w:r>
      </w:hyperlink>
    </w:p>
    <w:p w14:paraId="15076D6C" w14:textId="77777777" w:rsidR="00617E67" w:rsidRDefault="00E8776B">
      <w:pPr>
        <w:pStyle w:val="BodyText"/>
        <w:spacing w:before="47"/>
        <w:ind w:left="450"/>
      </w:pPr>
      <w:r>
        <w:t xml:space="preserve">DOI: </w:t>
      </w:r>
      <w:hyperlink r:id="rId144">
        <w:r>
          <w:rPr>
            <w:color w:val="2195F2"/>
            <w:u w:val="single" w:color="2195F2"/>
          </w:rPr>
          <w:t>10.1016/j.molcel.2018.06.039</w:t>
        </w:r>
        <w:r>
          <w:rPr>
            <w:color w:val="2195F2"/>
          </w:rPr>
          <w:t xml:space="preserve"> </w:t>
        </w:r>
      </w:hyperlink>
      <w:r>
        <w:t xml:space="preserve">· PMID: </w:t>
      </w:r>
      <w:hyperlink r:id="rId145">
        <w:r>
          <w:rPr>
            <w:color w:val="2195F2"/>
            <w:u w:val="single" w:color="2195F2"/>
          </w:rPr>
          <w:t>30118679</w:t>
        </w:r>
        <w:r>
          <w:rPr>
            <w:color w:val="2195F2"/>
          </w:rPr>
          <w:t xml:space="preserve"> </w:t>
        </w:r>
      </w:hyperlink>
      <w:r>
        <w:t>· PMCID:</w:t>
      </w:r>
      <w:r>
        <w:rPr>
          <w:spacing w:val="55"/>
        </w:rPr>
        <w:t xml:space="preserve"> </w:t>
      </w:r>
      <w:hyperlink r:id="rId146">
        <w:r>
          <w:rPr>
            <w:color w:val="2195F2"/>
            <w:u w:val="single" w:color="2195F2"/>
          </w:rPr>
          <w:t>PMC6104058</w:t>
        </w:r>
      </w:hyperlink>
    </w:p>
    <w:p w14:paraId="58FD8EBE" w14:textId="77777777" w:rsidR="00617E67" w:rsidRDefault="00617E67">
      <w:pPr>
        <w:sectPr w:rsidR="00617E67">
          <w:pgSz w:w="11900" w:h="16820"/>
          <w:pgMar w:top="640" w:right="600" w:bottom="280" w:left="600" w:header="720" w:footer="720" w:gutter="0"/>
          <w:cols w:space="720"/>
        </w:sectPr>
      </w:pPr>
    </w:p>
    <w:p w14:paraId="1259E5F2" w14:textId="77777777" w:rsidR="00617E67" w:rsidRDefault="00E8776B">
      <w:pPr>
        <w:pStyle w:val="Heading3"/>
        <w:numPr>
          <w:ilvl w:val="0"/>
          <w:numId w:val="2"/>
        </w:numPr>
        <w:tabs>
          <w:tab w:val="left" w:pos="487"/>
        </w:tabs>
        <w:spacing w:before="107" w:line="280" w:lineRule="auto"/>
        <w:ind w:right="1136" w:hanging="330"/>
      </w:pPr>
      <w:r>
        <w:rPr>
          <w:noProof/>
        </w:rPr>
        <w:lastRenderedPageBreak/>
        <w:drawing>
          <wp:anchor distT="0" distB="0" distL="0" distR="0" simplePos="0" relativeHeight="250425344" behindDoc="1" locked="0" layoutInCell="1" allowOverlap="1" wp14:anchorId="7D3C519F" wp14:editId="0E14332E">
            <wp:simplePos x="0" y="0"/>
            <wp:positionH relativeFrom="page">
              <wp:posOffset>0</wp:posOffset>
            </wp:positionH>
            <wp:positionV relativeFrom="page">
              <wp:posOffset>0</wp:posOffset>
            </wp:positionV>
            <wp:extent cx="7556500" cy="10680700"/>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53" w:name="_bookmark42"/>
      <w:bookmarkEnd w:id="153"/>
      <w:r>
        <w:rPr>
          <w:w w:val="105"/>
        </w:rPr>
        <w:t xml:space="preserve">Defects in mitochondrial fatty acid synthesis result in failure of multiple aspects of mitochondrial biogenesis </w:t>
      </w:r>
      <w:proofErr w:type="spellStart"/>
      <w:r>
        <w:rPr>
          <w:w w:val="105"/>
        </w:rPr>
        <w:t>inSaccharomyces</w:t>
      </w:r>
      <w:proofErr w:type="spellEnd"/>
      <w:r>
        <w:rPr>
          <w:spacing w:val="-32"/>
          <w:w w:val="105"/>
        </w:rPr>
        <w:t xml:space="preserve"> </w:t>
      </w:r>
      <w:r>
        <w:rPr>
          <w:w w:val="105"/>
        </w:rPr>
        <w:t>cerevisiae</w:t>
      </w:r>
    </w:p>
    <w:p w14:paraId="1DD71D01" w14:textId="77777777" w:rsidR="00617E67" w:rsidRDefault="00E8776B">
      <w:pPr>
        <w:pStyle w:val="ListParagraph"/>
        <w:numPr>
          <w:ilvl w:val="1"/>
          <w:numId w:val="2"/>
        </w:numPr>
        <w:tabs>
          <w:tab w:val="left" w:pos="697"/>
        </w:tabs>
        <w:spacing w:before="2" w:line="280" w:lineRule="auto"/>
        <w:ind w:right="450" w:firstLine="0"/>
      </w:pPr>
      <w:r>
        <w:t xml:space="preserve">A. </w:t>
      </w:r>
      <w:proofErr w:type="spellStart"/>
      <w:r>
        <w:t>Samuli</w:t>
      </w:r>
      <w:proofErr w:type="spellEnd"/>
      <w:r>
        <w:t xml:space="preserve"> </w:t>
      </w:r>
      <w:proofErr w:type="spellStart"/>
      <w:r>
        <w:t>Kursu</w:t>
      </w:r>
      <w:proofErr w:type="spellEnd"/>
      <w:r>
        <w:t xml:space="preserve">, Laura P. </w:t>
      </w:r>
      <w:proofErr w:type="spellStart"/>
      <w:r>
        <w:t>Pietikäinen</w:t>
      </w:r>
      <w:proofErr w:type="spellEnd"/>
      <w:r>
        <w:t xml:space="preserve">, Flavia </w:t>
      </w:r>
      <w:proofErr w:type="spellStart"/>
      <w:r>
        <w:t>Fontanesi</w:t>
      </w:r>
      <w:proofErr w:type="spellEnd"/>
      <w:r>
        <w:t xml:space="preserve">, Mari J. </w:t>
      </w:r>
      <w:proofErr w:type="spellStart"/>
      <w:r>
        <w:t>Aaltonen</w:t>
      </w:r>
      <w:proofErr w:type="spellEnd"/>
      <w:r>
        <w:t xml:space="preserve">, </w:t>
      </w:r>
      <w:proofErr w:type="spellStart"/>
      <w:r>
        <w:t>Fumi</w:t>
      </w:r>
      <w:proofErr w:type="spellEnd"/>
      <w:r>
        <w:t xml:space="preserve"> Suomi, </w:t>
      </w:r>
      <w:proofErr w:type="spellStart"/>
      <w:r>
        <w:t>Remya</w:t>
      </w:r>
      <w:proofErr w:type="spellEnd"/>
      <w:r>
        <w:t xml:space="preserve"> </w:t>
      </w:r>
      <w:proofErr w:type="spellStart"/>
      <w:r>
        <w:t>Raghavan</w:t>
      </w:r>
      <w:proofErr w:type="spellEnd"/>
      <w:r>
        <w:t xml:space="preserve"> Nair, Melissa S. </w:t>
      </w:r>
      <w:proofErr w:type="spellStart"/>
      <w:r>
        <w:t>Schonauer</w:t>
      </w:r>
      <w:proofErr w:type="spellEnd"/>
      <w:r>
        <w:t xml:space="preserve">, Carol L. </w:t>
      </w:r>
      <w:proofErr w:type="spellStart"/>
      <w:r>
        <w:t>Dieckmann</w:t>
      </w:r>
      <w:proofErr w:type="spellEnd"/>
      <w:r>
        <w:t xml:space="preserve">, Antoni Barrientos, J. </w:t>
      </w:r>
      <w:proofErr w:type="spellStart"/>
      <w:r>
        <w:t>Kalervo</w:t>
      </w:r>
      <w:proofErr w:type="spellEnd"/>
      <w:r>
        <w:t xml:space="preserve"> </w:t>
      </w:r>
      <w:proofErr w:type="spellStart"/>
      <w:r>
        <w:t>Hiltunen</w:t>
      </w:r>
      <w:proofErr w:type="spellEnd"/>
      <w:r>
        <w:t>, Alexander J.</w:t>
      </w:r>
      <w:r>
        <w:rPr>
          <w:spacing w:val="-10"/>
        </w:rPr>
        <w:t xml:space="preserve"> </w:t>
      </w:r>
      <w:proofErr w:type="spellStart"/>
      <w:r>
        <w:t>Kastaniotis</w:t>
      </w:r>
      <w:proofErr w:type="spellEnd"/>
    </w:p>
    <w:p w14:paraId="608069A8" w14:textId="77777777" w:rsidR="00617E67" w:rsidRDefault="00E8776B">
      <w:pPr>
        <w:spacing w:before="4"/>
        <w:ind w:left="450"/>
      </w:pPr>
      <w:r>
        <w:rPr>
          <w:i/>
          <w:w w:val="105"/>
        </w:rPr>
        <w:t xml:space="preserve">Molecular Microbiology </w:t>
      </w:r>
      <w:r>
        <w:rPr>
          <w:w w:val="105"/>
        </w:rPr>
        <w:t xml:space="preserve">(2013-10-10) </w:t>
      </w:r>
      <w:hyperlink r:id="rId147">
        <w:r>
          <w:rPr>
            <w:color w:val="2195F2"/>
            <w:w w:val="105"/>
            <w:u w:val="single" w:color="2195F2"/>
          </w:rPr>
          <w:t>https://doi.org/ggxg4h</w:t>
        </w:r>
      </w:hyperlink>
    </w:p>
    <w:p w14:paraId="39623802" w14:textId="77777777" w:rsidR="00617E67" w:rsidRDefault="00E8776B">
      <w:pPr>
        <w:pStyle w:val="BodyText"/>
        <w:spacing w:before="47"/>
        <w:ind w:left="450"/>
      </w:pPr>
      <w:r>
        <w:t xml:space="preserve">DOI: </w:t>
      </w:r>
      <w:hyperlink r:id="rId148">
        <w:r>
          <w:rPr>
            <w:color w:val="2195F2"/>
            <w:u w:val="single" w:color="2195F2"/>
          </w:rPr>
          <w:t>10.1111/mmi.12402</w:t>
        </w:r>
        <w:r>
          <w:rPr>
            <w:color w:val="2195F2"/>
          </w:rPr>
          <w:t xml:space="preserve"> </w:t>
        </w:r>
      </w:hyperlink>
      <w:r>
        <w:t xml:space="preserve">· PMID: </w:t>
      </w:r>
      <w:hyperlink r:id="rId149">
        <w:r>
          <w:rPr>
            <w:color w:val="2195F2"/>
            <w:u w:val="single" w:color="2195F2"/>
          </w:rPr>
          <w:t>24102902</w:t>
        </w:r>
        <w:r>
          <w:rPr>
            <w:color w:val="2195F2"/>
          </w:rPr>
          <w:t xml:space="preserve"> </w:t>
        </w:r>
      </w:hyperlink>
      <w:r>
        <w:t>· PMCID:</w:t>
      </w:r>
      <w:r>
        <w:rPr>
          <w:spacing w:val="53"/>
        </w:rPr>
        <w:t xml:space="preserve"> </w:t>
      </w:r>
      <w:hyperlink r:id="rId150">
        <w:r>
          <w:rPr>
            <w:color w:val="2195F2"/>
            <w:u w:val="single" w:color="2195F2"/>
          </w:rPr>
          <w:t>PMC4153884</w:t>
        </w:r>
      </w:hyperlink>
    </w:p>
    <w:p w14:paraId="080B86BD" w14:textId="77777777" w:rsidR="00617E67" w:rsidRDefault="00617E67">
      <w:pPr>
        <w:pStyle w:val="BodyText"/>
        <w:spacing w:before="10"/>
        <w:rPr>
          <w:sz w:val="29"/>
        </w:rPr>
      </w:pPr>
    </w:p>
    <w:p w14:paraId="3D3CA440" w14:textId="77777777" w:rsidR="00617E67" w:rsidRDefault="00E8776B">
      <w:pPr>
        <w:pStyle w:val="Heading3"/>
        <w:numPr>
          <w:ilvl w:val="0"/>
          <w:numId w:val="2"/>
        </w:numPr>
        <w:tabs>
          <w:tab w:val="left" w:pos="487"/>
        </w:tabs>
        <w:spacing w:line="280" w:lineRule="auto"/>
        <w:ind w:right="330" w:hanging="330"/>
      </w:pPr>
      <w:bookmarkStart w:id="154" w:name="_bookmark43"/>
      <w:bookmarkEnd w:id="154"/>
      <w:r>
        <w:rPr>
          <w:w w:val="105"/>
        </w:rPr>
        <w:t>High</w:t>
      </w:r>
      <w:r>
        <w:rPr>
          <w:spacing w:val="-8"/>
          <w:w w:val="105"/>
        </w:rPr>
        <w:t xml:space="preserve"> </w:t>
      </w:r>
      <w:r>
        <w:rPr>
          <w:w w:val="105"/>
        </w:rPr>
        <w:t>Level</w:t>
      </w:r>
      <w:r>
        <w:rPr>
          <w:spacing w:val="-8"/>
          <w:w w:val="105"/>
        </w:rPr>
        <w:t xml:space="preserve"> </w:t>
      </w:r>
      <w:r>
        <w:rPr>
          <w:w w:val="105"/>
        </w:rPr>
        <w:t>Expression</w:t>
      </w:r>
      <w:r>
        <w:rPr>
          <w:spacing w:val="-8"/>
          <w:w w:val="105"/>
        </w:rPr>
        <w:t xml:space="preserve"> </w:t>
      </w:r>
      <w:r>
        <w:rPr>
          <w:w w:val="105"/>
        </w:rPr>
        <w:t>and</w:t>
      </w:r>
      <w:r>
        <w:rPr>
          <w:spacing w:val="-8"/>
          <w:w w:val="105"/>
        </w:rPr>
        <w:t xml:space="preserve"> </w:t>
      </w:r>
      <w:r>
        <w:rPr>
          <w:w w:val="105"/>
        </w:rPr>
        <w:t>Characterization</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Mitochondrial</w:t>
      </w:r>
      <w:r>
        <w:rPr>
          <w:spacing w:val="-7"/>
          <w:w w:val="105"/>
        </w:rPr>
        <w:t xml:space="preserve"> </w:t>
      </w:r>
      <w:r>
        <w:rPr>
          <w:w w:val="105"/>
        </w:rPr>
        <w:t>Citrate</w:t>
      </w:r>
      <w:r>
        <w:rPr>
          <w:spacing w:val="-8"/>
          <w:w w:val="105"/>
        </w:rPr>
        <w:t xml:space="preserve"> </w:t>
      </w:r>
      <w:r>
        <w:rPr>
          <w:w w:val="105"/>
        </w:rPr>
        <w:t>Transport</w:t>
      </w:r>
      <w:r>
        <w:rPr>
          <w:spacing w:val="-8"/>
          <w:w w:val="105"/>
        </w:rPr>
        <w:t xml:space="preserve"> </w:t>
      </w:r>
      <w:r>
        <w:rPr>
          <w:w w:val="105"/>
        </w:rPr>
        <w:t xml:space="preserve">Protein from the </w:t>
      </w:r>
      <w:proofErr w:type="spellStart"/>
      <w:r>
        <w:rPr>
          <w:w w:val="105"/>
        </w:rPr>
        <w:t>YeastSaccharomyces</w:t>
      </w:r>
      <w:proofErr w:type="spellEnd"/>
      <w:r>
        <w:rPr>
          <w:spacing w:val="-27"/>
          <w:w w:val="105"/>
        </w:rPr>
        <w:t xml:space="preserve"> </w:t>
      </w:r>
      <w:r>
        <w:rPr>
          <w:w w:val="105"/>
        </w:rPr>
        <w:t>cerevisiae</w:t>
      </w:r>
    </w:p>
    <w:p w14:paraId="5A760FCD" w14:textId="77777777" w:rsidR="00617E67" w:rsidRDefault="00E8776B">
      <w:pPr>
        <w:pStyle w:val="BodyText"/>
        <w:spacing w:before="2" w:line="283" w:lineRule="auto"/>
        <w:ind w:left="450" w:right="3299"/>
      </w:pPr>
      <w:r>
        <w:t xml:space="preserve">Ronald S. Kaplan, June A. Mayor, David A. </w:t>
      </w:r>
      <w:proofErr w:type="spellStart"/>
      <w:r>
        <w:t>Gremse</w:t>
      </w:r>
      <w:proofErr w:type="spellEnd"/>
      <w:r>
        <w:t xml:space="preserve">, David O. Wood </w:t>
      </w:r>
      <w:r>
        <w:rPr>
          <w:i/>
        </w:rPr>
        <w:t xml:space="preserve">Journal of Biological Chemistry </w:t>
      </w:r>
      <w:r>
        <w:t xml:space="preserve">(1995-02-24) </w:t>
      </w:r>
      <w:hyperlink r:id="rId151">
        <w:r>
          <w:rPr>
            <w:color w:val="2195F2"/>
            <w:u w:val="single" w:color="2195F2"/>
          </w:rPr>
          <w:t>https://doi.org/c9h8k3</w:t>
        </w:r>
      </w:hyperlink>
      <w:r>
        <w:rPr>
          <w:color w:val="2195F2"/>
        </w:rPr>
        <w:t xml:space="preserve"> </w:t>
      </w:r>
      <w:r>
        <w:t xml:space="preserve">DOI: </w:t>
      </w:r>
      <w:hyperlink r:id="rId152">
        <w:r>
          <w:rPr>
            <w:color w:val="2195F2"/>
            <w:u w:val="single" w:color="2195F2"/>
          </w:rPr>
          <w:t>10.1074/jbc.270.8.4108</w:t>
        </w:r>
        <w:r>
          <w:rPr>
            <w:color w:val="2195F2"/>
          </w:rPr>
          <w:t xml:space="preserve"> </w:t>
        </w:r>
      </w:hyperlink>
      <w:r>
        <w:t xml:space="preserve">· PMID: </w:t>
      </w:r>
      <w:hyperlink r:id="rId153">
        <w:r>
          <w:rPr>
            <w:color w:val="2195F2"/>
            <w:u w:val="single" w:color="2195F2"/>
          </w:rPr>
          <w:t>7876161</w:t>
        </w:r>
      </w:hyperlink>
    </w:p>
    <w:p w14:paraId="7E492288" w14:textId="77777777" w:rsidR="00617E67" w:rsidRDefault="00617E67">
      <w:pPr>
        <w:pStyle w:val="BodyText"/>
        <w:rPr>
          <w:sz w:val="26"/>
        </w:rPr>
      </w:pPr>
    </w:p>
    <w:p w14:paraId="56BEAD4C" w14:textId="77777777" w:rsidR="00617E67" w:rsidRDefault="00E8776B">
      <w:pPr>
        <w:pStyle w:val="Heading3"/>
        <w:numPr>
          <w:ilvl w:val="0"/>
          <w:numId w:val="2"/>
        </w:numPr>
        <w:tabs>
          <w:tab w:val="left" w:pos="487"/>
        </w:tabs>
        <w:spacing w:line="280" w:lineRule="auto"/>
        <w:ind w:right="899" w:hanging="330"/>
      </w:pPr>
      <w:bookmarkStart w:id="155" w:name="_bookmark44"/>
      <w:bookmarkEnd w:id="155"/>
      <w:r>
        <w:rPr>
          <w:w w:val="105"/>
        </w:rPr>
        <w:t>The</w:t>
      </w:r>
      <w:r>
        <w:rPr>
          <w:spacing w:val="-11"/>
          <w:w w:val="105"/>
        </w:rPr>
        <w:t xml:space="preserve"> </w:t>
      </w:r>
      <w:r>
        <w:rPr>
          <w:w w:val="105"/>
        </w:rPr>
        <w:t>mitochondrial</w:t>
      </w:r>
      <w:r>
        <w:rPr>
          <w:spacing w:val="-11"/>
          <w:w w:val="105"/>
        </w:rPr>
        <w:t xml:space="preserve"> </w:t>
      </w:r>
      <w:proofErr w:type="spellStart"/>
      <w:r>
        <w:rPr>
          <w:w w:val="105"/>
        </w:rPr>
        <w:t>dicarboxylate</w:t>
      </w:r>
      <w:proofErr w:type="spellEnd"/>
      <w:r>
        <w:rPr>
          <w:spacing w:val="-11"/>
          <w:w w:val="105"/>
        </w:rPr>
        <w:t xml:space="preserve"> </w:t>
      </w:r>
      <w:r>
        <w:rPr>
          <w:w w:val="105"/>
        </w:rPr>
        <w:t>carrier</w:t>
      </w:r>
      <w:r>
        <w:rPr>
          <w:spacing w:val="-11"/>
          <w:w w:val="105"/>
        </w:rPr>
        <w:t xml:space="preserve"> </w:t>
      </w:r>
      <w:r>
        <w:rPr>
          <w:w w:val="105"/>
        </w:rPr>
        <w:t>is</w:t>
      </w:r>
      <w:r>
        <w:rPr>
          <w:spacing w:val="-11"/>
          <w:w w:val="105"/>
        </w:rPr>
        <w:t xml:space="preserve"> </w:t>
      </w:r>
      <w:r>
        <w:rPr>
          <w:w w:val="105"/>
        </w:rPr>
        <w:t>essential</w:t>
      </w:r>
      <w:r>
        <w:rPr>
          <w:spacing w:val="-11"/>
          <w:w w:val="105"/>
        </w:rPr>
        <w:t xml:space="preserve"> </w:t>
      </w:r>
      <w:r>
        <w:rPr>
          <w:w w:val="105"/>
        </w:rPr>
        <w:t>for</w:t>
      </w:r>
      <w:r>
        <w:rPr>
          <w:spacing w:val="-11"/>
          <w:w w:val="105"/>
        </w:rPr>
        <w:t xml:space="preserve"> </w:t>
      </w:r>
      <w:r>
        <w:rPr>
          <w:w w:val="105"/>
        </w:rPr>
        <w:t>the</w:t>
      </w:r>
      <w:r>
        <w:rPr>
          <w:spacing w:val="-11"/>
          <w:w w:val="105"/>
        </w:rPr>
        <w:t xml:space="preserve"> </w:t>
      </w:r>
      <w:r>
        <w:rPr>
          <w:w w:val="105"/>
        </w:rPr>
        <w:t>growth</w:t>
      </w:r>
      <w:r>
        <w:rPr>
          <w:spacing w:val="-11"/>
          <w:w w:val="105"/>
        </w:rPr>
        <w:t xml:space="preserve"> </w:t>
      </w:r>
      <w:r>
        <w:rPr>
          <w:w w:val="105"/>
        </w:rPr>
        <w:t>of</w:t>
      </w:r>
      <w:r>
        <w:rPr>
          <w:spacing w:val="-11"/>
          <w:w w:val="105"/>
        </w:rPr>
        <w:t xml:space="preserve"> </w:t>
      </w:r>
      <w:r>
        <w:rPr>
          <w:w w:val="105"/>
        </w:rPr>
        <w:t>Saccharomyces cerevisiae</w:t>
      </w:r>
      <w:r>
        <w:rPr>
          <w:spacing w:val="-9"/>
          <w:w w:val="105"/>
        </w:rPr>
        <w:t xml:space="preserve"> </w:t>
      </w:r>
      <w:r>
        <w:rPr>
          <w:w w:val="105"/>
        </w:rPr>
        <w:t>on</w:t>
      </w:r>
      <w:r>
        <w:rPr>
          <w:spacing w:val="-8"/>
          <w:w w:val="105"/>
        </w:rPr>
        <w:t xml:space="preserve"> </w:t>
      </w:r>
      <w:r>
        <w:rPr>
          <w:w w:val="105"/>
        </w:rPr>
        <w:t>ethanol</w:t>
      </w:r>
      <w:r>
        <w:rPr>
          <w:spacing w:val="-9"/>
          <w:w w:val="105"/>
        </w:rPr>
        <w:t xml:space="preserve"> </w:t>
      </w:r>
      <w:r>
        <w:rPr>
          <w:w w:val="105"/>
        </w:rPr>
        <w:t>or</w:t>
      </w:r>
      <w:r>
        <w:rPr>
          <w:spacing w:val="-8"/>
          <w:w w:val="105"/>
        </w:rPr>
        <w:t xml:space="preserve"> </w:t>
      </w:r>
      <w:r>
        <w:rPr>
          <w:w w:val="105"/>
        </w:rPr>
        <w:t>acetate</w:t>
      </w:r>
      <w:r>
        <w:rPr>
          <w:spacing w:val="-8"/>
          <w:w w:val="105"/>
        </w:rPr>
        <w:t xml:space="preserve"> </w:t>
      </w:r>
      <w:r>
        <w:rPr>
          <w:w w:val="105"/>
        </w:rPr>
        <w:t>as</w:t>
      </w:r>
      <w:r>
        <w:rPr>
          <w:spacing w:val="-9"/>
          <w:w w:val="105"/>
        </w:rPr>
        <w:t xml:space="preserve"> </w:t>
      </w:r>
      <w:r>
        <w:rPr>
          <w:w w:val="105"/>
        </w:rPr>
        <w:t>the</w:t>
      </w:r>
      <w:r>
        <w:rPr>
          <w:spacing w:val="-8"/>
          <w:w w:val="105"/>
        </w:rPr>
        <w:t xml:space="preserve"> </w:t>
      </w:r>
      <w:r>
        <w:rPr>
          <w:w w:val="105"/>
        </w:rPr>
        <w:t>sole</w:t>
      </w:r>
      <w:r>
        <w:rPr>
          <w:spacing w:val="-8"/>
          <w:w w:val="105"/>
        </w:rPr>
        <w:t xml:space="preserve"> </w:t>
      </w:r>
      <w:r>
        <w:rPr>
          <w:w w:val="105"/>
        </w:rPr>
        <w:t>carbon</w:t>
      </w:r>
      <w:r>
        <w:rPr>
          <w:spacing w:val="-9"/>
          <w:w w:val="105"/>
        </w:rPr>
        <w:t xml:space="preserve"> </w:t>
      </w:r>
      <w:r>
        <w:rPr>
          <w:w w:val="105"/>
        </w:rPr>
        <w:t>source</w:t>
      </w:r>
    </w:p>
    <w:p w14:paraId="6C0B1A0B" w14:textId="77777777" w:rsidR="00617E67" w:rsidRDefault="00E8776B">
      <w:pPr>
        <w:pStyle w:val="BodyText"/>
        <w:spacing w:before="2" w:line="280" w:lineRule="auto"/>
        <w:ind w:left="450"/>
      </w:pPr>
      <w:r>
        <w:rPr>
          <w:w w:val="105"/>
        </w:rPr>
        <w:t>Luigi</w:t>
      </w:r>
      <w:r>
        <w:rPr>
          <w:spacing w:val="-28"/>
          <w:w w:val="105"/>
        </w:rPr>
        <w:t xml:space="preserve"> </w:t>
      </w:r>
      <w:r>
        <w:rPr>
          <w:w w:val="105"/>
        </w:rPr>
        <w:t>Palmieri,</w:t>
      </w:r>
      <w:r>
        <w:rPr>
          <w:spacing w:val="-27"/>
          <w:w w:val="105"/>
        </w:rPr>
        <w:t xml:space="preserve"> </w:t>
      </w:r>
      <w:r>
        <w:rPr>
          <w:w w:val="105"/>
        </w:rPr>
        <w:t>Angelo</w:t>
      </w:r>
      <w:r>
        <w:rPr>
          <w:spacing w:val="-27"/>
          <w:w w:val="105"/>
        </w:rPr>
        <w:t xml:space="preserve"> </w:t>
      </w:r>
      <w:proofErr w:type="spellStart"/>
      <w:r>
        <w:rPr>
          <w:w w:val="105"/>
        </w:rPr>
        <w:t>Vozza</w:t>
      </w:r>
      <w:proofErr w:type="spellEnd"/>
      <w:r>
        <w:rPr>
          <w:w w:val="105"/>
        </w:rPr>
        <w:t>,</w:t>
      </w:r>
      <w:r>
        <w:rPr>
          <w:spacing w:val="-27"/>
          <w:w w:val="105"/>
        </w:rPr>
        <w:t xml:space="preserve"> </w:t>
      </w:r>
      <w:r>
        <w:rPr>
          <w:w w:val="105"/>
        </w:rPr>
        <w:t>Angelika</w:t>
      </w:r>
      <w:r>
        <w:rPr>
          <w:spacing w:val="-27"/>
          <w:w w:val="105"/>
        </w:rPr>
        <w:t xml:space="preserve"> </w:t>
      </w:r>
      <w:proofErr w:type="spellStart"/>
      <w:r>
        <w:rPr>
          <w:w w:val="105"/>
        </w:rPr>
        <w:t>Honlinger</w:t>
      </w:r>
      <w:proofErr w:type="spellEnd"/>
      <w:r>
        <w:rPr>
          <w:w w:val="105"/>
        </w:rPr>
        <w:t>,</w:t>
      </w:r>
      <w:r>
        <w:rPr>
          <w:spacing w:val="-27"/>
          <w:w w:val="105"/>
        </w:rPr>
        <w:t xml:space="preserve"> </w:t>
      </w:r>
      <w:r>
        <w:rPr>
          <w:w w:val="105"/>
        </w:rPr>
        <w:t>Klaus</w:t>
      </w:r>
      <w:r>
        <w:rPr>
          <w:spacing w:val="-27"/>
          <w:w w:val="105"/>
        </w:rPr>
        <w:t xml:space="preserve"> </w:t>
      </w:r>
      <w:proofErr w:type="spellStart"/>
      <w:r>
        <w:rPr>
          <w:w w:val="105"/>
        </w:rPr>
        <w:t>Dietmeier</w:t>
      </w:r>
      <w:proofErr w:type="spellEnd"/>
      <w:r>
        <w:rPr>
          <w:w w:val="105"/>
        </w:rPr>
        <w:t>,</w:t>
      </w:r>
      <w:r>
        <w:rPr>
          <w:spacing w:val="-27"/>
          <w:w w:val="105"/>
        </w:rPr>
        <w:t xml:space="preserve"> </w:t>
      </w:r>
      <w:proofErr w:type="spellStart"/>
      <w:r>
        <w:rPr>
          <w:w w:val="105"/>
        </w:rPr>
        <w:t>Annamaria</w:t>
      </w:r>
      <w:proofErr w:type="spellEnd"/>
      <w:r>
        <w:rPr>
          <w:spacing w:val="-27"/>
          <w:w w:val="105"/>
        </w:rPr>
        <w:t xml:space="preserve"> </w:t>
      </w:r>
      <w:proofErr w:type="spellStart"/>
      <w:r>
        <w:rPr>
          <w:w w:val="105"/>
        </w:rPr>
        <w:t>Palmisano</w:t>
      </w:r>
      <w:proofErr w:type="spellEnd"/>
      <w:r>
        <w:rPr>
          <w:w w:val="105"/>
        </w:rPr>
        <w:t>,</w:t>
      </w:r>
      <w:r>
        <w:rPr>
          <w:spacing w:val="-28"/>
          <w:w w:val="105"/>
        </w:rPr>
        <w:t xml:space="preserve"> </w:t>
      </w:r>
      <w:r>
        <w:rPr>
          <w:w w:val="105"/>
        </w:rPr>
        <w:t>Vincenzo Zara, Ferdinando</w:t>
      </w:r>
      <w:r>
        <w:rPr>
          <w:spacing w:val="-17"/>
          <w:w w:val="105"/>
        </w:rPr>
        <w:t xml:space="preserve"> </w:t>
      </w:r>
      <w:r>
        <w:rPr>
          <w:w w:val="105"/>
        </w:rPr>
        <w:t>Palmieri</w:t>
      </w:r>
    </w:p>
    <w:p w14:paraId="00F3053F" w14:textId="77777777" w:rsidR="00617E67" w:rsidRDefault="00E8776B">
      <w:pPr>
        <w:spacing w:before="2" w:line="285" w:lineRule="auto"/>
        <w:ind w:left="450" w:right="4333"/>
      </w:pPr>
      <w:r>
        <w:rPr>
          <w:i/>
          <w:w w:val="105"/>
        </w:rPr>
        <w:t xml:space="preserve">Molecular Microbiology </w:t>
      </w:r>
      <w:r>
        <w:rPr>
          <w:w w:val="105"/>
        </w:rPr>
        <w:t xml:space="preserve">(1999-01) </w:t>
      </w:r>
      <w:hyperlink r:id="rId154">
        <w:r>
          <w:rPr>
            <w:color w:val="2195F2"/>
            <w:w w:val="105"/>
            <w:u w:val="single" w:color="2195F2"/>
          </w:rPr>
          <w:t>https://doi.org/d6fj3j</w:t>
        </w:r>
      </w:hyperlink>
      <w:r>
        <w:rPr>
          <w:color w:val="2195F2"/>
          <w:w w:val="105"/>
        </w:rPr>
        <w:t xml:space="preserve"> </w:t>
      </w:r>
      <w:r>
        <w:rPr>
          <w:w w:val="105"/>
        </w:rPr>
        <w:t>DOI:</w:t>
      </w:r>
      <w:r>
        <w:rPr>
          <w:spacing w:val="-41"/>
          <w:w w:val="105"/>
        </w:rPr>
        <w:t xml:space="preserve"> </w:t>
      </w:r>
      <w:hyperlink r:id="rId155">
        <w:r>
          <w:rPr>
            <w:color w:val="2195F2"/>
            <w:w w:val="105"/>
            <w:u w:val="single" w:color="2195F2"/>
          </w:rPr>
          <w:t>10.1046/j.1365-2958.1999.01197.x</w:t>
        </w:r>
        <w:r>
          <w:rPr>
            <w:color w:val="2195F2"/>
            <w:spacing w:val="-38"/>
            <w:w w:val="105"/>
          </w:rPr>
          <w:t xml:space="preserve"> </w:t>
        </w:r>
      </w:hyperlink>
      <w:r>
        <w:rPr>
          <w:w w:val="105"/>
        </w:rPr>
        <w:t>·</w:t>
      </w:r>
      <w:r>
        <w:rPr>
          <w:spacing w:val="-45"/>
          <w:w w:val="105"/>
        </w:rPr>
        <w:t xml:space="preserve"> </w:t>
      </w:r>
      <w:r>
        <w:rPr>
          <w:w w:val="105"/>
        </w:rPr>
        <w:t>PMID:</w:t>
      </w:r>
      <w:r>
        <w:rPr>
          <w:spacing w:val="-41"/>
          <w:w w:val="105"/>
        </w:rPr>
        <w:t xml:space="preserve"> </w:t>
      </w:r>
      <w:hyperlink r:id="rId156">
        <w:r>
          <w:rPr>
            <w:color w:val="2195F2"/>
            <w:w w:val="105"/>
            <w:u w:val="single" w:color="2195F2"/>
          </w:rPr>
          <w:t>10027973</w:t>
        </w:r>
      </w:hyperlink>
    </w:p>
    <w:p w14:paraId="061CEF13" w14:textId="77777777" w:rsidR="00617E67" w:rsidRDefault="00617E67">
      <w:pPr>
        <w:pStyle w:val="BodyText"/>
        <w:spacing w:before="8"/>
        <w:rPr>
          <w:sz w:val="25"/>
        </w:rPr>
      </w:pPr>
    </w:p>
    <w:p w14:paraId="1F0C4D53" w14:textId="77777777" w:rsidR="00617E67" w:rsidRDefault="00E8776B">
      <w:pPr>
        <w:pStyle w:val="Heading3"/>
        <w:numPr>
          <w:ilvl w:val="0"/>
          <w:numId w:val="2"/>
        </w:numPr>
        <w:tabs>
          <w:tab w:val="left" w:pos="487"/>
        </w:tabs>
        <w:ind w:left="486" w:hanging="367"/>
      </w:pPr>
      <w:bookmarkStart w:id="156" w:name="_bookmark45"/>
      <w:bookmarkEnd w:id="156"/>
      <w:r>
        <w:rPr>
          <w:w w:val="105"/>
        </w:rPr>
        <w:t>Fumarate is an epigenetic modifier that elicits epithelial-to-mesenchymal</w:t>
      </w:r>
      <w:r>
        <w:rPr>
          <w:spacing w:val="-33"/>
          <w:w w:val="105"/>
        </w:rPr>
        <w:t xml:space="preserve"> </w:t>
      </w:r>
      <w:r>
        <w:rPr>
          <w:w w:val="105"/>
        </w:rPr>
        <w:t>transition</w:t>
      </w:r>
    </w:p>
    <w:p w14:paraId="35FF2893" w14:textId="77777777" w:rsidR="00617E67" w:rsidRDefault="00E8776B">
      <w:pPr>
        <w:pStyle w:val="BodyText"/>
        <w:spacing w:before="44" w:line="280" w:lineRule="auto"/>
        <w:ind w:left="450"/>
      </w:pPr>
      <w:r>
        <w:rPr>
          <w:w w:val="105"/>
        </w:rPr>
        <w:t>Marco</w:t>
      </w:r>
      <w:r>
        <w:rPr>
          <w:spacing w:val="-35"/>
          <w:w w:val="105"/>
        </w:rPr>
        <w:t xml:space="preserve"> </w:t>
      </w:r>
      <w:proofErr w:type="spellStart"/>
      <w:r>
        <w:rPr>
          <w:w w:val="105"/>
        </w:rPr>
        <w:t>Sciacovelli</w:t>
      </w:r>
      <w:proofErr w:type="spellEnd"/>
      <w:r>
        <w:rPr>
          <w:w w:val="105"/>
        </w:rPr>
        <w:t>,</w:t>
      </w:r>
      <w:r>
        <w:rPr>
          <w:spacing w:val="-35"/>
          <w:w w:val="105"/>
        </w:rPr>
        <w:t xml:space="preserve"> </w:t>
      </w:r>
      <w:r>
        <w:rPr>
          <w:w w:val="105"/>
        </w:rPr>
        <w:t>Emanuel</w:t>
      </w:r>
      <w:r>
        <w:rPr>
          <w:spacing w:val="-35"/>
          <w:w w:val="105"/>
        </w:rPr>
        <w:t xml:space="preserve"> </w:t>
      </w:r>
      <w:proofErr w:type="spellStart"/>
      <w:r>
        <w:rPr>
          <w:w w:val="105"/>
        </w:rPr>
        <w:t>Gonçalves</w:t>
      </w:r>
      <w:proofErr w:type="spellEnd"/>
      <w:r>
        <w:rPr>
          <w:w w:val="105"/>
        </w:rPr>
        <w:t>,</w:t>
      </w:r>
      <w:r>
        <w:rPr>
          <w:spacing w:val="-35"/>
          <w:w w:val="105"/>
        </w:rPr>
        <w:t xml:space="preserve"> </w:t>
      </w:r>
      <w:r>
        <w:rPr>
          <w:w w:val="105"/>
        </w:rPr>
        <w:t>Timothy</w:t>
      </w:r>
      <w:r>
        <w:rPr>
          <w:spacing w:val="-34"/>
          <w:w w:val="105"/>
        </w:rPr>
        <w:t xml:space="preserve"> </w:t>
      </w:r>
      <w:r>
        <w:rPr>
          <w:w w:val="105"/>
        </w:rPr>
        <w:t>Isaac</w:t>
      </w:r>
      <w:r>
        <w:rPr>
          <w:spacing w:val="-35"/>
          <w:w w:val="105"/>
        </w:rPr>
        <w:t xml:space="preserve"> </w:t>
      </w:r>
      <w:r>
        <w:rPr>
          <w:w w:val="105"/>
        </w:rPr>
        <w:t>Johnson,</w:t>
      </w:r>
      <w:r>
        <w:rPr>
          <w:spacing w:val="-35"/>
          <w:w w:val="105"/>
        </w:rPr>
        <w:t xml:space="preserve"> </w:t>
      </w:r>
      <w:r>
        <w:rPr>
          <w:w w:val="105"/>
        </w:rPr>
        <w:t>Vincent</w:t>
      </w:r>
      <w:r>
        <w:rPr>
          <w:spacing w:val="-35"/>
          <w:w w:val="105"/>
        </w:rPr>
        <w:t xml:space="preserve"> </w:t>
      </w:r>
      <w:r>
        <w:rPr>
          <w:w w:val="105"/>
        </w:rPr>
        <w:t>Roberto</w:t>
      </w:r>
      <w:r>
        <w:rPr>
          <w:spacing w:val="-35"/>
          <w:w w:val="105"/>
        </w:rPr>
        <w:t xml:space="preserve"> </w:t>
      </w:r>
      <w:proofErr w:type="spellStart"/>
      <w:r>
        <w:rPr>
          <w:w w:val="105"/>
        </w:rPr>
        <w:t>Zecchini</w:t>
      </w:r>
      <w:proofErr w:type="spellEnd"/>
      <w:r>
        <w:rPr>
          <w:w w:val="105"/>
        </w:rPr>
        <w:t>,</w:t>
      </w:r>
      <w:r>
        <w:rPr>
          <w:spacing w:val="-34"/>
          <w:w w:val="105"/>
        </w:rPr>
        <w:t xml:space="preserve"> </w:t>
      </w:r>
      <w:r>
        <w:rPr>
          <w:w w:val="105"/>
        </w:rPr>
        <w:t>Ana</w:t>
      </w:r>
      <w:r>
        <w:rPr>
          <w:spacing w:val="-35"/>
          <w:w w:val="105"/>
        </w:rPr>
        <w:t xml:space="preserve"> </w:t>
      </w:r>
      <w:r>
        <w:rPr>
          <w:w w:val="105"/>
        </w:rPr>
        <w:t xml:space="preserve">Sofia </w:t>
      </w:r>
      <w:proofErr w:type="spellStart"/>
      <w:r>
        <w:rPr>
          <w:w w:val="105"/>
        </w:rPr>
        <w:t>Henriques</w:t>
      </w:r>
      <w:proofErr w:type="spellEnd"/>
      <w:r>
        <w:rPr>
          <w:w w:val="105"/>
        </w:rPr>
        <w:t xml:space="preserve"> da Costa, </w:t>
      </w:r>
      <w:proofErr w:type="spellStart"/>
      <w:r>
        <w:rPr>
          <w:w w:val="105"/>
        </w:rPr>
        <w:t>Edoardo</w:t>
      </w:r>
      <w:proofErr w:type="spellEnd"/>
      <w:r>
        <w:rPr>
          <w:w w:val="105"/>
        </w:rPr>
        <w:t xml:space="preserve"> </w:t>
      </w:r>
      <w:proofErr w:type="spellStart"/>
      <w:r>
        <w:rPr>
          <w:w w:val="105"/>
        </w:rPr>
        <w:t>Gaude</w:t>
      </w:r>
      <w:proofErr w:type="spellEnd"/>
      <w:r>
        <w:rPr>
          <w:w w:val="105"/>
        </w:rPr>
        <w:t xml:space="preserve">, </w:t>
      </w:r>
      <w:proofErr w:type="spellStart"/>
      <w:r>
        <w:rPr>
          <w:w w:val="105"/>
        </w:rPr>
        <w:t>Alizee</w:t>
      </w:r>
      <w:proofErr w:type="spellEnd"/>
      <w:r>
        <w:rPr>
          <w:w w:val="105"/>
        </w:rPr>
        <w:t xml:space="preserve"> </w:t>
      </w:r>
      <w:proofErr w:type="spellStart"/>
      <w:r>
        <w:rPr>
          <w:w w:val="105"/>
        </w:rPr>
        <w:t>Vercauteren</w:t>
      </w:r>
      <w:proofErr w:type="spellEnd"/>
      <w:r>
        <w:rPr>
          <w:w w:val="105"/>
        </w:rPr>
        <w:t xml:space="preserve"> </w:t>
      </w:r>
      <w:proofErr w:type="spellStart"/>
      <w:r>
        <w:rPr>
          <w:w w:val="105"/>
        </w:rPr>
        <w:t>Drubbel</w:t>
      </w:r>
      <w:proofErr w:type="spellEnd"/>
      <w:r>
        <w:rPr>
          <w:w w:val="105"/>
        </w:rPr>
        <w:t>, Sebastian Julian Theobald, Sandra</w:t>
      </w:r>
      <w:r>
        <w:rPr>
          <w:spacing w:val="-12"/>
          <w:w w:val="105"/>
        </w:rPr>
        <w:t xml:space="preserve"> </w:t>
      </w:r>
      <w:proofErr w:type="spellStart"/>
      <w:r>
        <w:rPr>
          <w:w w:val="105"/>
        </w:rPr>
        <w:t>Riekje</w:t>
      </w:r>
      <w:proofErr w:type="spellEnd"/>
      <w:r>
        <w:rPr>
          <w:spacing w:val="-11"/>
          <w:w w:val="105"/>
        </w:rPr>
        <w:t xml:space="preserve"> </w:t>
      </w:r>
      <w:proofErr w:type="spellStart"/>
      <w:r>
        <w:rPr>
          <w:w w:val="105"/>
        </w:rPr>
        <w:t>Abbo</w:t>
      </w:r>
      <w:proofErr w:type="spellEnd"/>
      <w:r>
        <w:rPr>
          <w:w w:val="105"/>
        </w:rPr>
        <w:t>,</w:t>
      </w:r>
      <w:r>
        <w:rPr>
          <w:spacing w:val="-11"/>
          <w:w w:val="105"/>
        </w:rPr>
        <w:t xml:space="preserve"> </w:t>
      </w:r>
      <w:r>
        <w:rPr>
          <w:w w:val="105"/>
        </w:rPr>
        <w:t>Maxine</w:t>
      </w:r>
      <w:r>
        <w:rPr>
          <w:spacing w:val="-11"/>
          <w:w w:val="105"/>
        </w:rPr>
        <w:t xml:space="preserve"> </w:t>
      </w:r>
      <w:proofErr w:type="spellStart"/>
      <w:r>
        <w:rPr>
          <w:w w:val="105"/>
        </w:rPr>
        <w:t>Gia</w:t>
      </w:r>
      <w:proofErr w:type="spellEnd"/>
      <w:r>
        <w:rPr>
          <w:spacing w:val="-11"/>
          <w:w w:val="105"/>
        </w:rPr>
        <w:t xml:space="preserve"> </w:t>
      </w:r>
      <w:proofErr w:type="spellStart"/>
      <w:r>
        <w:rPr>
          <w:w w:val="105"/>
        </w:rPr>
        <w:t>Binh</w:t>
      </w:r>
      <w:proofErr w:type="spellEnd"/>
      <w:r>
        <w:rPr>
          <w:spacing w:val="-11"/>
          <w:w w:val="105"/>
        </w:rPr>
        <w:t xml:space="preserve"> </w:t>
      </w:r>
      <w:r>
        <w:rPr>
          <w:w w:val="105"/>
        </w:rPr>
        <w:t>Tran,</w:t>
      </w:r>
      <w:r>
        <w:rPr>
          <w:spacing w:val="-11"/>
          <w:w w:val="105"/>
        </w:rPr>
        <w:t xml:space="preserve"> </w:t>
      </w:r>
      <w:r>
        <w:rPr>
          <w:w w:val="105"/>
        </w:rPr>
        <w:t>…</w:t>
      </w:r>
      <w:r>
        <w:rPr>
          <w:spacing w:val="-12"/>
          <w:w w:val="105"/>
        </w:rPr>
        <w:t xml:space="preserve"> </w:t>
      </w:r>
      <w:r>
        <w:rPr>
          <w:w w:val="105"/>
        </w:rPr>
        <w:t>Christian</w:t>
      </w:r>
      <w:r>
        <w:rPr>
          <w:spacing w:val="-11"/>
          <w:w w:val="105"/>
        </w:rPr>
        <w:t xml:space="preserve"> </w:t>
      </w:r>
      <w:proofErr w:type="spellStart"/>
      <w:r>
        <w:rPr>
          <w:w w:val="105"/>
        </w:rPr>
        <w:t>Frezza</w:t>
      </w:r>
      <w:proofErr w:type="spellEnd"/>
    </w:p>
    <w:p w14:paraId="18C46B88" w14:textId="77777777" w:rsidR="00617E67" w:rsidRDefault="00E8776B">
      <w:pPr>
        <w:pStyle w:val="BodyText"/>
        <w:spacing w:before="3"/>
        <w:ind w:left="450"/>
      </w:pPr>
      <w:r>
        <w:rPr>
          <w:i/>
          <w:w w:val="105"/>
        </w:rPr>
        <w:t xml:space="preserve">Nature </w:t>
      </w:r>
      <w:r>
        <w:rPr>
          <w:w w:val="105"/>
        </w:rPr>
        <w:t xml:space="preserve">(2016-08-31) </w:t>
      </w:r>
      <w:hyperlink r:id="rId157">
        <w:r>
          <w:rPr>
            <w:color w:val="2195F2"/>
            <w:w w:val="105"/>
            <w:u w:val="single" w:color="2195F2"/>
          </w:rPr>
          <w:t>https://doi.org/f84vs5</w:t>
        </w:r>
      </w:hyperlink>
    </w:p>
    <w:p w14:paraId="425DED37" w14:textId="77777777" w:rsidR="00617E67" w:rsidRDefault="00E8776B">
      <w:pPr>
        <w:pStyle w:val="BodyText"/>
        <w:spacing w:before="47"/>
        <w:ind w:left="450"/>
      </w:pPr>
      <w:r>
        <w:t xml:space="preserve">DOI: </w:t>
      </w:r>
      <w:hyperlink r:id="rId158">
        <w:r>
          <w:rPr>
            <w:color w:val="2195F2"/>
            <w:u w:val="single" w:color="2195F2"/>
          </w:rPr>
          <w:t>10.1038/nature19353</w:t>
        </w:r>
        <w:r>
          <w:rPr>
            <w:color w:val="2195F2"/>
          </w:rPr>
          <w:t xml:space="preserve"> </w:t>
        </w:r>
      </w:hyperlink>
      <w:r>
        <w:t xml:space="preserve">· PMID: </w:t>
      </w:r>
      <w:hyperlink r:id="rId159">
        <w:r>
          <w:rPr>
            <w:color w:val="2195F2"/>
            <w:u w:val="single" w:color="2195F2"/>
          </w:rPr>
          <w:t>27580029</w:t>
        </w:r>
        <w:r>
          <w:rPr>
            <w:color w:val="2195F2"/>
          </w:rPr>
          <w:t xml:space="preserve"> </w:t>
        </w:r>
      </w:hyperlink>
      <w:r>
        <w:t>· PMCID:</w:t>
      </w:r>
      <w:r>
        <w:rPr>
          <w:spacing w:val="55"/>
        </w:rPr>
        <w:t xml:space="preserve"> </w:t>
      </w:r>
      <w:hyperlink r:id="rId160">
        <w:r>
          <w:rPr>
            <w:color w:val="2195F2"/>
            <w:u w:val="single" w:color="2195F2"/>
          </w:rPr>
          <w:t>PMC5136292</w:t>
        </w:r>
      </w:hyperlink>
    </w:p>
    <w:p w14:paraId="28622249" w14:textId="77777777" w:rsidR="00617E67" w:rsidRDefault="00617E67">
      <w:pPr>
        <w:pStyle w:val="BodyText"/>
        <w:spacing w:before="11"/>
        <w:rPr>
          <w:sz w:val="29"/>
        </w:rPr>
      </w:pPr>
    </w:p>
    <w:p w14:paraId="57CA130D" w14:textId="77777777" w:rsidR="00617E67" w:rsidRDefault="00E8776B">
      <w:pPr>
        <w:pStyle w:val="Heading3"/>
        <w:numPr>
          <w:ilvl w:val="0"/>
          <w:numId w:val="2"/>
        </w:numPr>
        <w:tabs>
          <w:tab w:val="left" w:pos="487"/>
        </w:tabs>
        <w:ind w:left="486" w:hanging="367"/>
      </w:pPr>
      <w:bookmarkStart w:id="157" w:name="_bookmark46"/>
      <w:bookmarkEnd w:id="157"/>
      <w:proofErr w:type="spellStart"/>
      <w:r>
        <w:rPr>
          <w:w w:val="105"/>
        </w:rPr>
        <w:t>Metabolomic</w:t>
      </w:r>
      <w:proofErr w:type="spellEnd"/>
      <w:r>
        <w:rPr>
          <w:spacing w:val="-8"/>
          <w:w w:val="105"/>
        </w:rPr>
        <w:t xml:space="preserve"> </w:t>
      </w:r>
      <w:r>
        <w:rPr>
          <w:w w:val="105"/>
        </w:rPr>
        <w:t>Markers</w:t>
      </w:r>
      <w:r>
        <w:rPr>
          <w:spacing w:val="-7"/>
          <w:w w:val="105"/>
        </w:rPr>
        <w:t xml:space="preserve"> </w:t>
      </w:r>
      <w:r>
        <w:rPr>
          <w:w w:val="105"/>
        </w:rPr>
        <w:t>of</w:t>
      </w:r>
      <w:r>
        <w:rPr>
          <w:spacing w:val="-8"/>
          <w:w w:val="105"/>
        </w:rPr>
        <w:t xml:space="preserve"> </w:t>
      </w:r>
      <w:r>
        <w:rPr>
          <w:w w:val="105"/>
        </w:rPr>
        <w:t>Altered</w:t>
      </w:r>
      <w:r>
        <w:rPr>
          <w:spacing w:val="-7"/>
          <w:w w:val="105"/>
        </w:rPr>
        <w:t xml:space="preserve"> </w:t>
      </w:r>
      <w:r>
        <w:rPr>
          <w:w w:val="105"/>
        </w:rPr>
        <w:t>Nucleotide</w:t>
      </w:r>
      <w:r>
        <w:rPr>
          <w:spacing w:val="-7"/>
          <w:w w:val="105"/>
        </w:rPr>
        <w:t xml:space="preserve"> </w:t>
      </w:r>
      <w:r>
        <w:rPr>
          <w:w w:val="105"/>
        </w:rPr>
        <w:t>Metabolism</w:t>
      </w:r>
      <w:r>
        <w:rPr>
          <w:spacing w:val="-8"/>
          <w:w w:val="105"/>
        </w:rPr>
        <w:t xml:space="preserve"> </w:t>
      </w:r>
      <w:r>
        <w:rPr>
          <w:w w:val="105"/>
        </w:rPr>
        <w:t>in</w:t>
      </w:r>
      <w:r>
        <w:rPr>
          <w:spacing w:val="-7"/>
          <w:w w:val="105"/>
        </w:rPr>
        <w:t xml:space="preserve"> </w:t>
      </w:r>
      <w:r>
        <w:rPr>
          <w:w w:val="105"/>
        </w:rPr>
        <w:t>Early</w:t>
      </w:r>
      <w:r>
        <w:rPr>
          <w:spacing w:val="-7"/>
          <w:w w:val="105"/>
        </w:rPr>
        <w:t xml:space="preserve"> </w:t>
      </w:r>
      <w:r>
        <w:rPr>
          <w:w w:val="105"/>
        </w:rPr>
        <w:t>Stage</w:t>
      </w:r>
      <w:r>
        <w:rPr>
          <w:spacing w:val="-8"/>
          <w:w w:val="105"/>
        </w:rPr>
        <w:t xml:space="preserve"> </w:t>
      </w:r>
      <w:r>
        <w:rPr>
          <w:w w:val="105"/>
        </w:rPr>
        <w:t>Adenocarcinoma</w:t>
      </w:r>
    </w:p>
    <w:p w14:paraId="7E49ACF7" w14:textId="77777777" w:rsidR="00617E67" w:rsidRDefault="00E8776B">
      <w:pPr>
        <w:pStyle w:val="ListParagraph"/>
        <w:numPr>
          <w:ilvl w:val="1"/>
          <w:numId w:val="2"/>
        </w:numPr>
        <w:tabs>
          <w:tab w:val="left" w:pos="769"/>
        </w:tabs>
        <w:spacing w:before="44" w:line="280" w:lineRule="auto"/>
        <w:ind w:right="424" w:firstLine="0"/>
      </w:pPr>
      <w:r>
        <w:t>R.</w:t>
      </w:r>
      <w:r>
        <w:rPr>
          <w:spacing w:val="-11"/>
        </w:rPr>
        <w:t xml:space="preserve"> </w:t>
      </w:r>
      <w:proofErr w:type="spellStart"/>
      <w:r>
        <w:t>Wikoff</w:t>
      </w:r>
      <w:proofErr w:type="spellEnd"/>
      <w:r>
        <w:t>,</w:t>
      </w:r>
      <w:r>
        <w:rPr>
          <w:spacing w:val="-11"/>
        </w:rPr>
        <w:t xml:space="preserve"> </w:t>
      </w:r>
      <w:r>
        <w:t>D.</w:t>
      </w:r>
      <w:r>
        <w:rPr>
          <w:spacing w:val="-10"/>
        </w:rPr>
        <w:t xml:space="preserve"> </w:t>
      </w:r>
      <w:proofErr w:type="spellStart"/>
      <w:r>
        <w:t>Grapov</w:t>
      </w:r>
      <w:proofErr w:type="spellEnd"/>
      <w:r>
        <w:t>,</w:t>
      </w:r>
      <w:r>
        <w:rPr>
          <w:spacing w:val="-11"/>
        </w:rPr>
        <w:t xml:space="preserve"> </w:t>
      </w:r>
      <w:r>
        <w:t>J.</w:t>
      </w:r>
      <w:r>
        <w:rPr>
          <w:spacing w:val="-10"/>
        </w:rPr>
        <w:t xml:space="preserve"> </w:t>
      </w:r>
      <w:r>
        <w:t>F.</w:t>
      </w:r>
      <w:r>
        <w:rPr>
          <w:spacing w:val="-11"/>
        </w:rPr>
        <w:t xml:space="preserve"> </w:t>
      </w:r>
      <w:proofErr w:type="spellStart"/>
      <w:r>
        <w:t>Fahrmann</w:t>
      </w:r>
      <w:proofErr w:type="spellEnd"/>
      <w:r>
        <w:t>,</w:t>
      </w:r>
      <w:r>
        <w:rPr>
          <w:spacing w:val="-11"/>
        </w:rPr>
        <w:t xml:space="preserve"> </w:t>
      </w:r>
      <w:r>
        <w:t>B.</w:t>
      </w:r>
      <w:r>
        <w:rPr>
          <w:spacing w:val="-10"/>
        </w:rPr>
        <w:t xml:space="preserve"> </w:t>
      </w:r>
      <w:proofErr w:type="spellStart"/>
      <w:r>
        <w:t>DeFelice</w:t>
      </w:r>
      <w:proofErr w:type="spellEnd"/>
      <w:r>
        <w:t>,</w:t>
      </w:r>
      <w:r>
        <w:rPr>
          <w:spacing w:val="-11"/>
        </w:rPr>
        <w:t xml:space="preserve"> </w:t>
      </w:r>
      <w:r>
        <w:t>W.</w:t>
      </w:r>
      <w:r>
        <w:rPr>
          <w:spacing w:val="-10"/>
        </w:rPr>
        <w:t xml:space="preserve"> </w:t>
      </w:r>
      <w:r>
        <w:t>N.</w:t>
      </w:r>
      <w:r>
        <w:rPr>
          <w:spacing w:val="-11"/>
        </w:rPr>
        <w:t xml:space="preserve"> </w:t>
      </w:r>
      <w:r>
        <w:t>Rom,</w:t>
      </w:r>
      <w:r>
        <w:rPr>
          <w:spacing w:val="-11"/>
        </w:rPr>
        <w:t xml:space="preserve"> </w:t>
      </w:r>
      <w:r>
        <w:t>H.</w:t>
      </w:r>
      <w:r>
        <w:rPr>
          <w:spacing w:val="-10"/>
        </w:rPr>
        <w:t xml:space="preserve"> </w:t>
      </w:r>
      <w:r>
        <w:t>I.</w:t>
      </w:r>
      <w:r>
        <w:rPr>
          <w:spacing w:val="-11"/>
        </w:rPr>
        <w:t xml:space="preserve"> </w:t>
      </w:r>
      <w:r>
        <w:t>Pass,</w:t>
      </w:r>
      <w:r>
        <w:rPr>
          <w:spacing w:val="-10"/>
        </w:rPr>
        <w:t xml:space="preserve"> </w:t>
      </w:r>
      <w:r>
        <w:t>K.</w:t>
      </w:r>
      <w:r>
        <w:rPr>
          <w:spacing w:val="-11"/>
        </w:rPr>
        <w:t xml:space="preserve"> </w:t>
      </w:r>
      <w:r>
        <w:t>Kim,</w:t>
      </w:r>
      <w:r>
        <w:rPr>
          <w:spacing w:val="-11"/>
        </w:rPr>
        <w:t xml:space="preserve"> </w:t>
      </w:r>
      <w:r>
        <w:t>U.</w:t>
      </w:r>
      <w:r>
        <w:rPr>
          <w:spacing w:val="-10"/>
        </w:rPr>
        <w:t xml:space="preserve"> </w:t>
      </w:r>
      <w:r>
        <w:t>Nguyen,</w:t>
      </w:r>
      <w:r>
        <w:rPr>
          <w:spacing w:val="-11"/>
        </w:rPr>
        <w:t xml:space="preserve"> </w:t>
      </w:r>
      <w:r>
        <w:t>S.</w:t>
      </w:r>
      <w:r>
        <w:rPr>
          <w:spacing w:val="-10"/>
        </w:rPr>
        <w:t xml:space="preserve"> </w:t>
      </w:r>
      <w:r>
        <w:t xml:space="preserve">L. Taylor, D. R. </w:t>
      </w:r>
      <w:proofErr w:type="spellStart"/>
      <w:r>
        <w:t>Gandara</w:t>
      </w:r>
      <w:proofErr w:type="spellEnd"/>
      <w:r>
        <w:t>, … S.</w:t>
      </w:r>
      <w:r>
        <w:rPr>
          <w:spacing w:val="-31"/>
        </w:rPr>
        <w:t xml:space="preserve"> </w:t>
      </w:r>
      <w:r>
        <w:t>Miyamoto</w:t>
      </w:r>
    </w:p>
    <w:p w14:paraId="6B7D785D" w14:textId="77777777" w:rsidR="00617E67" w:rsidRDefault="00E8776B">
      <w:pPr>
        <w:spacing w:before="2"/>
        <w:ind w:left="450"/>
      </w:pPr>
      <w:r>
        <w:rPr>
          <w:i/>
          <w:w w:val="105"/>
        </w:rPr>
        <w:t xml:space="preserve">Cancer Prevention Research </w:t>
      </w:r>
      <w:r>
        <w:rPr>
          <w:w w:val="105"/>
        </w:rPr>
        <w:t xml:space="preserve">(2015-02-05) </w:t>
      </w:r>
      <w:hyperlink r:id="rId161">
        <w:r>
          <w:rPr>
            <w:color w:val="2195F2"/>
            <w:w w:val="105"/>
            <w:u w:val="single" w:color="2195F2"/>
          </w:rPr>
          <w:t>https://doi.org/f69tn7</w:t>
        </w:r>
      </w:hyperlink>
    </w:p>
    <w:p w14:paraId="477F72B5" w14:textId="77777777" w:rsidR="00617E67" w:rsidRDefault="00E8776B">
      <w:pPr>
        <w:pStyle w:val="BodyText"/>
        <w:spacing w:before="47"/>
        <w:ind w:left="450"/>
      </w:pPr>
      <w:r>
        <w:t xml:space="preserve">DOI: </w:t>
      </w:r>
      <w:hyperlink r:id="rId162">
        <w:r>
          <w:rPr>
            <w:color w:val="2195F2"/>
            <w:u w:val="single" w:color="2195F2"/>
          </w:rPr>
          <w:t>10.1158/1940-6207.capr-14-0329</w:t>
        </w:r>
        <w:r>
          <w:rPr>
            <w:color w:val="2195F2"/>
          </w:rPr>
          <w:t xml:space="preserve"> </w:t>
        </w:r>
      </w:hyperlink>
      <w:r>
        <w:t xml:space="preserve">· PMID: </w:t>
      </w:r>
      <w:hyperlink r:id="rId163">
        <w:r>
          <w:rPr>
            <w:color w:val="2195F2"/>
            <w:u w:val="single" w:color="2195F2"/>
          </w:rPr>
          <w:t>25657018</w:t>
        </w:r>
        <w:r>
          <w:rPr>
            <w:color w:val="2195F2"/>
          </w:rPr>
          <w:t xml:space="preserve"> </w:t>
        </w:r>
      </w:hyperlink>
      <w:r>
        <w:t>· PMCID:</w:t>
      </w:r>
      <w:r>
        <w:rPr>
          <w:spacing w:val="55"/>
        </w:rPr>
        <w:t xml:space="preserve"> </w:t>
      </w:r>
      <w:hyperlink r:id="rId164">
        <w:r>
          <w:rPr>
            <w:color w:val="2195F2"/>
            <w:u w:val="single" w:color="2195F2"/>
          </w:rPr>
          <w:t>PMC4618700</w:t>
        </w:r>
      </w:hyperlink>
    </w:p>
    <w:p w14:paraId="7F606B62" w14:textId="77777777" w:rsidR="00617E67" w:rsidRDefault="00617E67">
      <w:pPr>
        <w:pStyle w:val="BodyText"/>
        <w:spacing w:before="11"/>
        <w:rPr>
          <w:sz w:val="29"/>
        </w:rPr>
      </w:pPr>
    </w:p>
    <w:p w14:paraId="31048271" w14:textId="77777777" w:rsidR="00617E67" w:rsidRDefault="00E8776B">
      <w:pPr>
        <w:pStyle w:val="Heading3"/>
        <w:numPr>
          <w:ilvl w:val="0"/>
          <w:numId w:val="2"/>
        </w:numPr>
        <w:tabs>
          <w:tab w:val="left" w:pos="487"/>
        </w:tabs>
        <w:ind w:left="486" w:hanging="367"/>
      </w:pPr>
      <w:bookmarkStart w:id="158" w:name="_bookmark47"/>
      <w:bookmarkEnd w:id="158"/>
      <w:r>
        <w:rPr>
          <w:w w:val="105"/>
        </w:rPr>
        <w:t>From</w:t>
      </w:r>
      <w:r>
        <w:rPr>
          <w:spacing w:val="-9"/>
          <w:w w:val="105"/>
        </w:rPr>
        <w:t xml:space="preserve"> </w:t>
      </w:r>
      <w:r>
        <w:rPr>
          <w:w w:val="105"/>
        </w:rPr>
        <w:t>Krebs</w:t>
      </w:r>
      <w:r>
        <w:rPr>
          <w:spacing w:val="-8"/>
          <w:w w:val="105"/>
        </w:rPr>
        <w:t xml:space="preserve"> </w:t>
      </w:r>
      <w:r>
        <w:rPr>
          <w:w w:val="105"/>
        </w:rPr>
        <w:t>to</w:t>
      </w:r>
      <w:r>
        <w:rPr>
          <w:spacing w:val="-8"/>
          <w:w w:val="105"/>
        </w:rPr>
        <w:t xml:space="preserve"> </w:t>
      </w:r>
      <w:r>
        <w:rPr>
          <w:w w:val="105"/>
        </w:rPr>
        <w:t>clinic:</w:t>
      </w:r>
      <w:r>
        <w:rPr>
          <w:spacing w:val="-8"/>
          <w:w w:val="105"/>
        </w:rPr>
        <w:t xml:space="preserve"> </w:t>
      </w:r>
      <w:r>
        <w:rPr>
          <w:w w:val="105"/>
        </w:rPr>
        <w:t>glutamine</w:t>
      </w:r>
      <w:r>
        <w:rPr>
          <w:spacing w:val="-8"/>
          <w:w w:val="105"/>
        </w:rPr>
        <w:t xml:space="preserve"> </w:t>
      </w:r>
      <w:r>
        <w:rPr>
          <w:w w:val="105"/>
        </w:rPr>
        <w:t>metabolism</w:t>
      </w:r>
      <w:r>
        <w:rPr>
          <w:spacing w:val="-8"/>
          <w:w w:val="105"/>
        </w:rPr>
        <w:t xml:space="preserve"> </w:t>
      </w:r>
      <w:r>
        <w:rPr>
          <w:w w:val="105"/>
        </w:rPr>
        <w:t>to</w:t>
      </w:r>
      <w:r>
        <w:rPr>
          <w:spacing w:val="-8"/>
          <w:w w:val="105"/>
        </w:rPr>
        <w:t xml:space="preserve"> </w:t>
      </w:r>
      <w:r>
        <w:rPr>
          <w:w w:val="105"/>
        </w:rPr>
        <w:t>cancer</w:t>
      </w:r>
      <w:r>
        <w:rPr>
          <w:spacing w:val="-9"/>
          <w:w w:val="105"/>
        </w:rPr>
        <w:t xml:space="preserve"> </w:t>
      </w:r>
      <w:r>
        <w:rPr>
          <w:w w:val="105"/>
        </w:rPr>
        <w:t>therapy</w:t>
      </w:r>
    </w:p>
    <w:p w14:paraId="150CFC00" w14:textId="77777777" w:rsidR="00617E67" w:rsidRDefault="00E8776B">
      <w:pPr>
        <w:pStyle w:val="BodyText"/>
        <w:spacing w:before="44"/>
        <w:ind w:left="450"/>
      </w:pPr>
      <w:r>
        <w:t>Brian J. Altman, Zachary E. Stine, Chi V. Dang</w:t>
      </w:r>
    </w:p>
    <w:p w14:paraId="2E2C4266" w14:textId="77777777" w:rsidR="00617E67" w:rsidRDefault="00E8776B">
      <w:pPr>
        <w:spacing w:before="44"/>
        <w:ind w:left="450"/>
      </w:pPr>
      <w:r>
        <w:rPr>
          <w:i/>
          <w:w w:val="105"/>
        </w:rPr>
        <w:t xml:space="preserve">Nature Reviews Cancer </w:t>
      </w:r>
      <w:r>
        <w:rPr>
          <w:w w:val="105"/>
        </w:rPr>
        <w:t xml:space="preserve">(2016-07-29) </w:t>
      </w:r>
      <w:hyperlink r:id="rId165">
        <w:r>
          <w:rPr>
            <w:color w:val="2195F2"/>
            <w:w w:val="105"/>
            <w:u w:val="single" w:color="2195F2"/>
          </w:rPr>
          <w:t>https://doi.org/gc95vq</w:t>
        </w:r>
      </w:hyperlink>
    </w:p>
    <w:p w14:paraId="72FC17F2" w14:textId="77777777" w:rsidR="00617E67" w:rsidRDefault="00E8776B">
      <w:pPr>
        <w:pStyle w:val="BodyText"/>
        <w:spacing w:before="47"/>
        <w:ind w:left="450"/>
      </w:pPr>
      <w:r>
        <w:t xml:space="preserve">DOI: </w:t>
      </w:r>
      <w:hyperlink r:id="rId166">
        <w:r>
          <w:rPr>
            <w:color w:val="2195F2"/>
            <w:u w:val="single" w:color="2195F2"/>
          </w:rPr>
          <w:t>10.1038/nrc.2016.71</w:t>
        </w:r>
        <w:r>
          <w:rPr>
            <w:color w:val="2195F2"/>
          </w:rPr>
          <w:t xml:space="preserve"> </w:t>
        </w:r>
      </w:hyperlink>
      <w:r>
        <w:t xml:space="preserve">· PMID: </w:t>
      </w:r>
      <w:hyperlink r:id="rId167">
        <w:r>
          <w:rPr>
            <w:color w:val="2195F2"/>
            <w:u w:val="single" w:color="2195F2"/>
          </w:rPr>
          <w:t>27492215</w:t>
        </w:r>
        <w:r>
          <w:rPr>
            <w:color w:val="2195F2"/>
          </w:rPr>
          <w:t xml:space="preserve"> </w:t>
        </w:r>
      </w:hyperlink>
      <w:r>
        <w:t xml:space="preserve">· PMCID: </w:t>
      </w:r>
      <w:hyperlink r:id="rId168">
        <w:r>
          <w:rPr>
            <w:color w:val="2195F2"/>
            <w:u w:val="single" w:color="2195F2"/>
          </w:rPr>
          <w:t>PMC5484415</w:t>
        </w:r>
      </w:hyperlink>
    </w:p>
    <w:p w14:paraId="4C2F9766" w14:textId="77777777" w:rsidR="00617E67" w:rsidRDefault="00617E67">
      <w:pPr>
        <w:pStyle w:val="BodyText"/>
        <w:spacing w:before="10"/>
        <w:rPr>
          <w:sz w:val="29"/>
        </w:rPr>
      </w:pPr>
    </w:p>
    <w:p w14:paraId="58D000E4" w14:textId="77777777" w:rsidR="00617E67" w:rsidRDefault="00E8776B">
      <w:pPr>
        <w:pStyle w:val="ListParagraph"/>
        <w:numPr>
          <w:ilvl w:val="0"/>
          <w:numId w:val="2"/>
        </w:numPr>
        <w:tabs>
          <w:tab w:val="left" w:pos="487"/>
        </w:tabs>
        <w:spacing w:before="1"/>
        <w:ind w:left="486" w:hanging="367"/>
      </w:pPr>
      <w:bookmarkStart w:id="159" w:name="_bookmark48"/>
      <w:bookmarkEnd w:id="159"/>
      <w:r>
        <w:rPr>
          <w:w w:val="105"/>
        </w:rPr>
        <w:t>(2014-01-28)</w:t>
      </w:r>
      <w:r>
        <w:rPr>
          <w:color w:val="2195F2"/>
          <w:spacing w:val="9"/>
          <w:w w:val="105"/>
        </w:rPr>
        <w:t xml:space="preserve"> </w:t>
      </w:r>
      <w:hyperlink r:id="rId169">
        <w:r>
          <w:rPr>
            <w:color w:val="2195F2"/>
            <w:w w:val="105"/>
            <w:u w:val="single" w:color="2195F2"/>
          </w:rPr>
          <w:t>http://conference.scipy.org/proceedings/SciPy2008/paper_2/full_text.pdf</w:t>
        </w:r>
      </w:hyperlink>
    </w:p>
    <w:p w14:paraId="3EBF06B1" w14:textId="77777777" w:rsidR="00617E67" w:rsidRDefault="00617E67">
      <w:pPr>
        <w:pStyle w:val="BodyText"/>
        <w:spacing w:before="10"/>
        <w:rPr>
          <w:sz w:val="29"/>
        </w:rPr>
      </w:pPr>
    </w:p>
    <w:p w14:paraId="4170824D" w14:textId="77777777" w:rsidR="00617E67" w:rsidRDefault="00E8776B">
      <w:pPr>
        <w:pStyle w:val="ListParagraph"/>
        <w:numPr>
          <w:ilvl w:val="0"/>
          <w:numId w:val="2"/>
        </w:numPr>
        <w:tabs>
          <w:tab w:val="left" w:pos="487"/>
        </w:tabs>
        <w:spacing w:line="280" w:lineRule="auto"/>
        <w:ind w:right="1048" w:hanging="330"/>
      </w:pPr>
      <w:bookmarkStart w:id="160" w:name="_bookmark49"/>
      <w:bookmarkEnd w:id="160"/>
      <w:r>
        <w:rPr>
          <w:b/>
          <w:w w:val="105"/>
        </w:rPr>
        <w:t>Electron</w:t>
      </w:r>
      <w:r>
        <w:rPr>
          <w:b/>
          <w:spacing w:val="-20"/>
          <w:w w:val="105"/>
        </w:rPr>
        <w:t xml:space="preserve"> </w:t>
      </w:r>
      <w:r>
        <w:rPr>
          <w:b/>
          <w:w w:val="105"/>
        </w:rPr>
        <w:t>|</w:t>
      </w:r>
      <w:r>
        <w:rPr>
          <w:b/>
          <w:spacing w:val="-20"/>
          <w:w w:val="105"/>
        </w:rPr>
        <w:t xml:space="preserve"> </w:t>
      </w:r>
      <w:r>
        <w:rPr>
          <w:b/>
          <w:w w:val="105"/>
        </w:rPr>
        <w:t>Build</w:t>
      </w:r>
      <w:r>
        <w:rPr>
          <w:b/>
          <w:spacing w:val="-19"/>
          <w:w w:val="105"/>
        </w:rPr>
        <w:t xml:space="preserve"> </w:t>
      </w:r>
      <w:r>
        <w:rPr>
          <w:b/>
          <w:w w:val="105"/>
        </w:rPr>
        <w:t>cross-platform</w:t>
      </w:r>
      <w:r>
        <w:rPr>
          <w:b/>
          <w:spacing w:val="-20"/>
          <w:w w:val="105"/>
        </w:rPr>
        <w:t xml:space="preserve"> </w:t>
      </w:r>
      <w:r>
        <w:rPr>
          <w:b/>
          <w:w w:val="105"/>
        </w:rPr>
        <w:t>desktop</w:t>
      </w:r>
      <w:r>
        <w:rPr>
          <w:b/>
          <w:spacing w:val="-19"/>
          <w:w w:val="105"/>
        </w:rPr>
        <w:t xml:space="preserve"> </w:t>
      </w:r>
      <w:r>
        <w:rPr>
          <w:b/>
          <w:w w:val="105"/>
        </w:rPr>
        <w:t>apps</w:t>
      </w:r>
      <w:r>
        <w:rPr>
          <w:b/>
          <w:spacing w:val="-20"/>
          <w:w w:val="105"/>
        </w:rPr>
        <w:t xml:space="preserve"> </w:t>
      </w:r>
      <w:r>
        <w:rPr>
          <w:b/>
          <w:w w:val="105"/>
        </w:rPr>
        <w:t>with</w:t>
      </w:r>
      <w:r>
        <w:rPr>
          <w:b/>
          <w:spacing w:val="-20"/>
          <w:w w:val="105"/>
        </w:rPr>
        <w:t xml:space="preserve"> </w:t>
      </w:r>
      <w:r>
        <w:rPr>
          <w:b/>
          <w:w w:val="105"/>
        </w:rPr>
        <w:t>JavaScript,</w:t>
      </w:r>
      <w:r>
        <w:rPr>
          <w:b/>
          <w:spacing w:val="-19"/>
          <w:w w:val="105"/>
        </w:rPr>
        <w:t xml:space="preserve"> </w:t>
      </w:r>
      <w:r>
        <w:rPr>
          <w:b/>
          <w:w w:val="105"/>
        </w:rPr>
        <w:t>HTML,</w:t>
      </w:r>
      <w:r>
        <w:rPr>
          <w:b/>
          <w:spacing w:val="-20"/>
          <w:w w:val="105"/>
        </w:rPr>
        <w:t xml:space="preserve"> </w:t>
      </w:r>
      <w:r>
        <w:rPr>
          <w:b/>
          <w:w w:val="105"/>
        </w:rPr>
        <w:t>and</w:t>
      </w:r>
      <w:r>
        <w:rPr>
          <w:b/>
          <w:spacing w:val="-19"/>
          <w:w w:val="105"/>
        </w:rPr>
        <w:t xml:space="preserve"> </w:t>
      </w:r>
      <w:r>
        <w:rPr>
          <w:b/>
          <w:w w:val="105"/>
        </w:rPr>
        <w:t>CSS.</w:t>
      </w:r>
      <w:r>
        <w:rPr>
          <w:b/>
          <w:color w:val="2195F2"/>
          <w:spacing w:val="-44"/>
          <w:w w:val="105"/>
        </w:rPr>
        <w:t xml:space="preserve"> </w:t>
      </w:r>
      <w:hyperlink r:id="rId170">
        <w:r>
          <w:rPr>
            <w:color w:val="2195F2"/>
            <w:w w:val="105"/>
            <w:u w:val="single" w:color="2195F2"/>
          </w:rPr>
          <w:t>https://</w:t>
        </w:r>
      </w:hyperlink>
      <w:hyperlink r:id="rId171">
        <w:r>
          <w:rPr>
            <w:color w:val="2195F2"/>
            <w:w w:val="105"/>
            <w:u w:val="single" w:color="2195F2"/>
          </w:rPr>
          <w:t xml:space="preserve"> </w:t>
        </w:r>
        <w:r>
          <w:rPr>
            <w:color w:val="2195F2"/>
            <w:w w:val="110"/>
            <w:u w:val="single" w:color="2195F2"/>
          </w:rPr>
          <w:t>www.electronjs.org/</w:t>
        </w:r>
      </w:hyperlink>
    </w:p>
    <w:p w14:paraId="1443A130" w14:textId="77777777" w:rsidR="00617E67" w:rsidRDefault="00617E67">
      <w:pPr>
        <w:pStyle w:val="BodyText"/>
        <w:spacing w:before="3"/>
        <w:rPr>
          <w:sz w:val="26"/>
        </w:rPr>
      </w:pPr>
    </w:p>
    <w:p w14:paraId="018B606B" w14:textId="77777777" w:rsidR="00617E67" w:rsidRDefault="00E8776B">
      <w:pPr>
        <w:pStyle w:val="Heading3"/>
        <w:numPr>
          <w:ilvl w:val="0"/>
          <w:numId w:val="2"/>
        </w:numPr>
        <w:tabs>
          <w:tab w:val="left" w:pos="487"/>
        </w:tabs>
        <w:ind w:left="486" w:hanging="367"/>
      </w:pPr>
      <w:bookmarkStart w:id="161" w:name="_bookmark50"/>
      <w:bookmarkEnd w:id="161"/>
      <w:r>
        <w:rPr>
          <w:w w:val="105"/>
        </w:rPr>
        <w:t>jQuery</w:t>
      </w:r>
    </w:p>
    <w:p w14:paraId="5AFEA244" w14:textId="77777777" w:rsidR="00617E67" w:rsidRDefault="00E8776B">
      <w:pPr>
        <w:pStyle w:val="BodyText"/>
        <w:spacing w:before="44" w:line="280" w:lineRule="auto"/>
        <w:ind w:left="465" w:right="7317" w:hanging="15"/>
      </w:pPr>
      <w:r>
        <w:t xml:space="preserve">JS Foundation- </w:t>
      </w:r>
      <w:proofErr w:type="spellStart"/>
      <w:r>
        <w:t>js.foundation</w:t>
      </w:r>
      <w:proofErr w:type="spellEnd"/>
      <w:r>
        <w:t xml:space="preserve"> </w:t>
      </w:r>
      <w:hyperlink r:id="rId172">
        <w:r>
          <w:rPr>
            <w:color w:val="2195F2"/>
            <w:u w:val="single" w:color="2195F2"/>
          </w:rPr>
          <w:t>https://jquery.com/</w:t>
        </w:r>
      </w:hyperlink>
    </w:p>
    <w:p w14:paraId="75A3E9C9" w14:textId="77777777" w:rsidR="00617E67" w:rsidRDefault="00617E67">
      <w:pPr>
        <w:spacing w:line="280" w:lineRule="auto"/>
        <w:sectPr w:rsidR="00617E67">
          <w:pgSz w:w="11900" w:h="16820"/>
          <w:pgMar w:top="940" w:right="600" w:bottom="280" w:left="600" w:header="720" w:footer="720" w:gutter="0"/>
          <w:cols w:space="720"/>
        </w:sectPr>
      </w:pPr>
    </w:p>
    <w:p w14:paraId="2C4CBC95" w14:textId="77777777" w:rsidR="00617E67" w:rsidRDefault="00E8776B">
      <w:pPr>
        <w:pStyle w:val="Heading3"/>
        <w:numPr>
          <w:ilvl w:val="0"/>
          <w:numId w:val="2"/>
        </w:numPr>
        <w:tabs>
          <w:tab w:val="left" w:pos="487"/>
        </w:tabs>
        <w:spacing w:before="107"/>
        <w:ind w:left="486" w:hanging="367"/>
      </w:pPr>
      <w:r>
        <w:rPr>
          <w:noProof/>
        </w:rPr>
        <w:lastRenderedPageBreak/>
        <w:drawing>
          <wp:anchor distT="0" distB="0" distL="0" distR="0" simplePos="0" relativeHeight="250426368" behindDoc="1" locked="0" layoutInCell="1" allowOverlap="1" wp14:anchorId="37FC2D46" wp14:editId="6061ADCB">
            <wp:simplePos x="0" y="0"/>
            <wp:positionH relativeFrom="page">
              <wp:posOffset>0</wp:posOffset>
            </wp:positionH>
            <wp:positionV relativeFrom="page">
              <wp:posOffset>0</wp:posOffset>
            </wp:positionV>
            <wp:extent cx="7556500" cy="1068070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62" w:name="_bookmark51"/>
      <w:bookmarkEnd w:id="162"/>
      <w:r>
        <w:rPr>
          <w:w w:val="105"/>
        </w:rPr>
        <w:t>D3.js - Data-Driven</w:t>
      </w:r>
      <w:r>
        <w:rPr>
          <w:spacing w:val="-25"/>
          <w:w w:val="105"/>
        </w:rPr>
        <w:t xml:space="preserve"> </w:t>
      </w:r>
      <w:r>
        <w:rPr>
          <w:w w:val="105"/>
        </w:rPr>
        <w:t>Documents</w:t>
      </w:r>
    </w:p>
    <w:p w14:paraId="16EB5DA6" w14:textId="77777777" w:rsidR="00617E67" w:rsidRDefault="00E8776B">
      <w:pPr>
        <w:pStyle w:val="BodyText"/>
        <w:spacing w:before="44" w:line="280" w:lineRule="auto"/>
        <w:ind w:left="465" w:right="7317" w:hanging="15"/>
      </w:pPr>
      <w:r>
        <w:rPr>
          <w:w w:val="105"/>
        </w:rPr>
        <w:t xml:space="preserve">Mike </w:t>
      </w:r>
      <w:proofErr w:type="spellStart"/>
      <w:r>
        <w:rPr>
          <w:w w:val="105"/>
        </w:rPr>
        <w:t>Bostock</w:t>
      </w:r>
      <w:proofErr w:type="spellEnd"/>
      <w:r>
        <w:rPr>
          <w:w w:val="105"/>
        </w:rPr>
        <w:t xml:space="preserve"> </w:t>
      </w:r>
      <w:hyperlink r:id="rId173">
        <w:r>
          <w:rPr>
            <w:color w:val="2195F2"/>
            <w:w w:val="105"/>
            <w:u w:val="single" w:color="2195F2"/>
          </w:rPr>
          <w:t>https://d3js.org/</w:t>
        </w:r>
      </w:hyperlink>
    </w:p>
    <w:p w14:paraId="5E7461A6" w14:textId="77777777" w:rsidR="00617E67" w:rsidRDefault="00617E67">
      <w:pPr>
        <w:pStyle w:val="BodyText"/>
        <w:spacing w:before="3"/>
        <w:rPr>
          <w:sz w:val="26"/>
        </w:rPr>
      </w:pPr>
    </w:p>
    <w:p w14:paraId="31D30DEC" w14:textId="77777777" w:rsidR="00617E67" w:rsidRDefault="00E8776B">
      <w:pPr>
        <w:pStyle w:val="Heading3"/>
        <w:numPr>
          <w:ilvl w:val="0"/>
          <w:numId w:val="2"/>
        </w:numPr>
        <w:tabs>
          <w:tab w:val="left" w:pos="487"/>
        </w:tabs>
        <w:spacing w:before="1"/>
        <w:ind w:left="486" w:hanging="367"/>
      </w:pPr>
      <w:bookmarkStart w:id="163" w:name="_bookmark52"/>
      <w:bookmarkEnd w:id="163"/>
      <w:proofErr w:type="spellStart"/>
      <w:r>
        <w:rPr>
          <w:w w:val="105"/>
        </w:rPr>
        <w:t>adambisek</w:t>
      </w:r>
      <w:proofErr w:type="spellEnd"/>
      <w:r>
        <w:rPr>
          <w:w w:val="105"/>
        </w:rPr>
        <w:t>/string-pixel-width</w:t>
      </w:r>
    </w:p>
    <w:p w14:paraId="08C9F0CD" w14:textId="77777777" w:rsidR="00617E67" w:rsidRDefault="00E8776B">
      <w:pPr>
        <w:pStyle w:val="BodyText"/>
        <w:spacing w:before="44"/>
        <w:ind w:left="450"/>
      </w:pPr>
      <w:r>
        <w:rPr>
          <w:w w:val="105"/>
        </w:rPr>
        <w:t xml:space="preserve">Adam </w:t>
      </w:r>
      <w:proofErr w:type="spellStart"/>
      <w:r>
        <w:rPr>
          <w:w w:val="105"/>
        </w:rPr>
        <w:t>Bisek</w:t>
      </w:r>
      <w:proofErr w:type="spellEnd"/>
    </w:p>
    <w:p w14:paraId="4627A8B0" w14:textId="77777777" w:rsidR="00617E67" w:rsidRDefault="00E8776B">
      <w:pPr>
        <w:pStyle w:val="BodyText"/>
        <w:spacing w:before="44"/>
        <w:ind w:left="450"/>
      </w:pPr>
      <w:r>
        <w:rPr>
          <w:w w:val="105"/>
        </w:rPr>
        <w:t xml:space="preserve">(2020-05-13) </w:t>
      </w:r>
      <w:hyperlink r:id="rId174">
        <w:r>
          <w:rPr>
            <w:color w:val="2195F2"/>
            <w:w w:val="105"/>
            <w:u w:val="single" w:color="2195F2"/>
          </w:rPr>
          <w:t>https://github.com/adambisek/string-pixel-width</w:t>
        </w:r>
      </w:hyperlink>
    </w:p>
    <w:p w14:paraId="7A7F34F6" w14:textId="77777777" w:rsidR="00617E67" w:rsidRDefault="00617E67">
      <w:pPr>
        <w:pStyle w:val="BodyText"/>
        <w:spacing w:before="10"/>
        <w:rPr>
          <w:sz w:val="29"/>
        </w:rPr>
      </w:pPr>
    </w:p>
    <w:p w14:paraId="7D1FB713" w14:textId="77777777" w:rsidR="00617E67" w:rsidRDefault="00E8776B">
      <w:pPr>
        <w:pStyle w:val="Heading3"/>
        <w:numPr>
          <w:ilvl w:val="0"/>
          <w:numId w:val="2"/>
        </w:numPr>
        <w:tabs>
          <w:tab w:val="left" w:pos="487"/>
        </w:tabs>
        <w:ind w:left="486" w:hanging="367"/>
      </w:pPr>
      <w:bookmarkStart w:id="164" w:name="_bookmark53"/>
      <w:bookmarkEnd w:id="164"/>
      <w:proofErr w:type="spellStart"/>
      <w:r>
        <w:rPr>
          <w:w w:val="105"/>
        </w:rPr>
        <w:t>edeno</w:t>
      </w:r>
      <w:proofErr w:type="spellEnd"/>
      <w:r>
        <w:rPr>
          <w:w w:val="105"/>
        </w:rPr>
        <w:t>/d3-save-svg</w:t>
      </w:r>
    </w:p>
    <w:p w14:paraId="44BF61E4" w14:textId="77777777" w:rsidR="00617E67" w:rsidRDefault="00E8776B">
      <w:pPr>
        <w:pStyle w:val="BodyText"/>
        <w:spacing w:before="45"/>
        <w:ind w:left="450"/>
      </w:pPr>
      <w:r>
        <w:rPr>
          <w:w w:val="105"/>
        </w:rPr>
        <w:t>GitHub</w:t>
      </w:r>
    </w:p>
    <w:p w14:paraId="7D1B49C2" w14:textId="77777777" w:rsidR="00617E67" w:rsidRDefault="00E8776B">
      <w:pPr>
        <w:pStyle w:val="BodyText"/>
        <w:spacing w:before="44"/>
        <w:ind w:left="465"/>
      </w:pPr>
      <w:hyperlink r:id="rId175">
        <w:r>
          <w:rPr>
            <w:color w:val="2195F2"/>
            <w:w w:val="105"/>
            <w:u w:val="single" w:color="2195F2"/>
          </w:rPr>
          <w:t>https://github.com/edeno/d3-save-svg</w:t>
        </w:r>
      </w:hyperlink>
    </w:p>
    <w:p w14:paraId="1AE980D4" w14:textId="77777777" w:rsidR="00617E67" w:rsidRDefault="00617E67">
      <w:pPr>
        <w:pStyle w:val="BodyText"/>
        <w:spacing w:before="10"/>
        <w:rPr>
          <w:sz w:val="29"/>
        </w:rPr>
      </w:pPr>
    </w:p>
    <w:p w14:paraId="0B00077B" w14:textId="77777777" w:rsidR="00617E67" w:rsidRDefault="00E8776B">
      <w:pPr>
        <w:pStyle w:val="ListParagraph"/>
        <w:numPr>
          <w:ilvl w:val="0"/>
          <w:numId w:val="2"/>
        </w:numPr>
        <w:tabs>
          <w:tab w:val="left" w:pos="487"/>
        </w:tabs>
        <w:spacing w:line="280" w:lineRule="auto"/>
        <w:ind w:right="7658" w:hanging="330"/>
      </w:pPr>
      <w:bookmarkStart w:id="165" w:name="_bookmark54"/>
      <w:bookmarkEnd w:id="165"/>
      <w:r>
        <w:rPr>
          <w:b/>
          <w:w w:val="105"/>
        </w:rPr>
        <w:t>Welcome to</w:t>
      </w:r>
      <w:r>
        <w:rPr>
          <w:b/>
          <w:spacing w:val="-38"/>
          <w:w w:val="105"/>
        </w:rPr>
        <w:t xml:space="preserve"> </w:t>
      </w:r>
      <w:r>
        <w:rPr>
          <w:b/>
          <w:w w:val="105"/>
        </w:rPr>
        <w:t xml:space="preserve">Python.org </w:t>
      </w:r>
      <w:r>
        <w:rPr>
          <w:w w:val="110"/>
        </w:rPr>
        <w:t>Python.org</w:t>
      </w:r>
      <w:r>
        <w:rPr>
          <w:color w:val="2195F2"/>
          <w:w w:val="110"/>
          <w:u w:val="single" w:color="2195F2"/>
        </w:rPr>
        <w:t xml:space="preserve"> </w:t>
      </w:r>
      <w:hyperlink r:id="rId176">
        <w:r>
          <w:rPr>
            <w:color w:val="2195F2"/>
            <w:w w:val="110"/>
            <w:u w:val="single" w:color="2195F2"/>
          </w:rPr>
          <w:t>https://www.python.org/</w:t>
        </w:r>
      </w:hyperlink>
    </w:p>
    <w:p w14:paraId="1B2BB195" w14:textId="77777777" w:rsidR="00617E67" w:rsidRDefault="00617E67">
      <w:pPr>
        <w:pStyle w:val="BodyText"/>
        <w:spacing w:before="4"/>
        <w:rPr>
          <w:sz w:val="26"/>
        </w:rPr>
      </w:pPr>
    </w:p>
    <w:p w14:paraId="764867EF" w14:textId="77777777" w:rsidR="00617E67" w:rsidRDefault="00E8776B">
      <w:pPr>
        <w:pStyle w:val="Heading3"/>
        <w:numPr>
          <w:ilvl w:val="0"/>
          <w:numId w:val="2"/>
        </w:numPr>
        <w:tabs>
          <w:tab w:val="left" w:pos="487"/>
        </w:tabs>
        <w:spacing w:before="1"/>
        <w:ind w:left="486" w:hanging="367"/>
      </w:pPr>
      <w:bookmarkStart w:id="166" w:name="_bookmark55"/>
      <w:bookmarkEnd w:id="166"/>
      <w:r>
        <w:rPr>
          <w:w w:val="105"/>
        </w:rPr>
        <w:t>pandas-dev/pandas: Pandas</w:t>
      </w:r>
      <w:r>
        <w:rPr>
          <w:spacing w:val="-18"/>
          <w:w w:val="105"/>
        </w:rPr>
        <w:t xml:space="preserve"> </w:t>
      </w:r>
      <w:r>
        <w:rPr>
          <w:w w:val="105"/>
        </w:rPr>
        <w:t>1.0.3</w:t>
      </w:r>
    </w:p>
    <w:p w14:paraId="52C82E9D" w14:textId="77777777" w:rsidR="00617E67" w:rsidRDefault="00E8776B">
      <w:pPr>
        <w:pStyle w:val="BodyText"/>
        <w:spacing w:before="44" w:line="280" w:lineRule="auto"/>
        <w:ind w:left="450"/>
      </w:pPr>
      <w:r>
        <w:rPr>
          <w:w w:val="105"/>
        </w:rPr>
        <w:t>Jeff</w:t>
      </w:r>
      <w:r>
        <w:rPr>
          <w:spacing w:val="-39"/>
          <w:w w:val="105"/>
        </w:rPr>
        <w:t xml:space="preserve"> </w:t>
      </w:r>
      <w:proofErr w:type="spellStart"/>
      <w:r>
        <w:rPr>
          <w:w w:val="105"/>
        </w:rPr>
        <w:t>Reback</w:t>
      </w:r>
      <w:proofErr w:type="spellEnd"/>
      <w:r>
        <w:rPr>
          <w:w w:val="105"/>
        </w:rPr>
        <w:t>,</w:t>
      </w:r>
      <w:r>
        <w:rPr>
          <w:spacing w:val="-38"/>
          <w:w w:val="105"/>
        </w:rPr>
        <w:t xml:space="preserve"> </w:t>
      </w:r>
      <w:r>
        <w:rPr>
          <w:w w:val="105"/>
        </w:rPr>
        <w:t>Wes</w:t>
      </w:r>
      <w:r>
        <w:rPr>
          <w:spacing w:val="-39"/>
          <w:w w:val="105"/>
        </w:rPr>
        <w:t xml:space="preserve"> </w:t>
      </w:r>
      <w:r>
        <w:rPr>
          <w:w w:val="105"/>
        </w:rPr>
        <w:t>McKinney,</w:t>
      </w:r>
      <w:r>
        <w:rPr>
          <w:spacing w:val="-38"/>
          <w:w w:val="105"/>
        </w:rPr>
        <w:t xml:space="preserve"> </w:t>
      </w:r>
      <w:proofErr w:type="spellStart"/>
      <w:r>
        <w:rPr>
          <w:w w:val="105"/>
        </w:rPr>
        <w:t>Jbrockmendel</w:t>
      </w:r>
      <w:proofErr w:type="spellEnd"/>
      <w:r>
        <w:rPr>
          <w:w w:val="105"/>
        </w:rPr>
        <w:t>,</w:t>
      </w:r>
      <w:r>
        <w:rPr>
          <w:spacing w:val="-38"/>
          <w:w w:val="105"/>
        </w:rPr>
        <w:t xml:space="preserve"> </w:t>
      </w:r>
      <w:proofErr w:type="spellStart"/>
      <w:r>
        <w:rPr>
          <w:w w:val="105"/>
        </w:rPr>
        <w:t>Joris</w:t>
      </w:r>
      <w:proofErr w:type="spellEnd"/>
      <w:r>
        <w:rPr>
          <w:spacing w:val="-39"/>
          <w:w w:val="105"/>
        </w:rPr>
        <w:t xml:space="preserve"> </w:t>
      </w:r>
      <w:r>
        <w:rPr>
          <w:w w:val="105"/>
        </w:rPr>
        <w:t>Van</w:t>
      </w:r>
      <w:r>
        <w:rPr>
          <w:spacing w:val="-38"/>
          <w:w w:val="105"/>
        </w:rPr>
        <w:t xml:space="preserve"> </w:t>
      </w:r>
      <w:r>
        <w:rPr>
          <w:w w:val="105"/>
        </w:rPr>
        <w:t>Den</w:t>
      </w:r>
      <w:r>
        <w:rPr>
          <w:spacing w:val="-38"/>
          <w:w w:val="105"/>
        </w:rPr>
        <w:t xml:space="preserve"> </w:t>
      </w:r>
      <w:proofErr w:type="spellStart"/>
      <w:r>
        <w:rPr>
          <w:w w:val="105"/>
        </w:rPr>
        <w:t>Bossche</w:t>
      </w:r>
      <w:proofErr w:type="spellEnd"/>
      <w:r>
        <w:rPr>
          <w:w w:val="105"/>
        </w:rPr>
        <w:t>,</w:t>
      </w:r>
      <w:r>
        <w:rPr>
          <w:spacing w:val="-39"/>
          <w:w w:val="105"/>
        </w:rPr>
        <w:t xml:space="preserve"> </w:t>
      </w:r>
      <w:r>
        <w:rPr>
          <w:w w:val="105"/>
        </w:rPr>
        <w:t>Tom</w:t>
      </w:r>
      <w:r>
        <w:rPr>
          <w:spacing w:val="-38"/>
          <w:w w:val="105"/>
        </w:rPr>
        <w:t xml:space="preserve"> </w:t>
      </w:r>
      <w:proofErr w:type="spellStart"/>
      <w:r>
        <w:rPr>
          <w:w w:val="105"/>
        </w:rPr>
        <w:t>Augspurger</w:t>
      </w:r>
      <w:proofErr w:type="spellEnd"/>
      <w:r>
        <w:rPr>
          <w:w w:val="105"/>
        </w:rPr>
        <w:t>,</w:t>
      </w:r>
      <w:r>
        <w:rPr>
          <w:spacing w:val="-39"/>
          <w:w w:val="105"/>
        </w:rPr>
        <w:t xml:space="preserve"> </w:t>
      </w:r>
      <w:r>
        <w:rPr>
          <w:w w:val="105"/>
        </w:rPr>
        <w:t>Phillip</w:t>
      </w:r>
      <w:r>
        <w:rPr>
          <w:spacing w:val="-38"/>
          <w:w w:val="105"/>
        </w:rPr>
        <w:t xml:space="preserve"> </w:t>
      </w:r>
      <w:r>
        <w:rPr>
          <w:w w:val="105"/>
        </w:rPr>
        <w:t xml:space="preserve">Cloud, </w:t>
      </w:r>
      <w:proofErr w:type="spellStart"/>
      <w:r>
        <w:rPr>
          <w:w w:val="105"/>
        </w:rPr>
        <w:t>Gfyoung</w:t>
      </w:r>
      <w:proofErr w:type="spellEnd"/>
      <w:r>
        <w:rPr>
          <w:w w:val="105"/>
        </w:rPr>
        <w:t>,</w:t>
      </w:r>
      <w:r>
        <w:rPr>
          <w:spacing w:val="-11"/>
          <w:w w:val="105"/>
        </w:rPr>
        <w:t xml:space="preserve"> </w:t>
      </w:r>
      <w:proofErr w:type="spellStart"/>
      <w:r>
        <w:rPr>
          <w:w w:val="105"/>
        </w:rPr>
        <w:t>Sinhrks</w:t>
      </w:r>
      <w:proofErr w:type="spellEnd"/>
      <w:r>
        <w:rPr>
          <w:w w:val="105"/>
        </w:rPr>
        <w:t>,</w:t>
      </w:r>
      <w:r>
        <w:rPr>
          <w:spacing w:val="-11"/>
          <w:w w:val="105"/>
        </w:rPr>
        <w:t xml:space="preserve"> </w:t>
      </w:r>
      <w:r>
        <w:rPr>
          <w:w w:val="105"/>
        </w:rPr>
        <w:t>Adam</w:t>
      </w:r>
      <w:r>
        <w:rPr>
          <w:spacing w:val="-11"/>
          <w:w w:val="105"/>
        </w:rPr>
        <w:t xml:space="preserve"> </w:t>
      </w:r>
      <w:r>
        <w:rPr>
          <w:w w:val="105"/>
        </w:rPr>
        <w:t>Klein,</w:t>
      </w:r>
      <w:r>
        <w:rPr>
          <w:spacing w:val="-10"/>
          <w:w w:val="105"/>
        </w:rPr>
        <w:t xml:space="preserve"> </w:t>
      </w:r>
      <w:r>
        <w:rPr>
          <w:w w:val="105"/>
        </w:rPr>
        <w:t>Matthew</w:t>
      </w:r>
      <w:r>
        <w:rPr>
          <w:spacing w:val="-11"/>
          <w:w w:val="105"/>
        </w:rPr>
        <w:t xml:space="preserve"> </w:t>
      </w:r>
      <w:proofErr w:type="spellStart"/>
      <w:r>
        <w:rPr>
          <w:w w:val="105"/>
        </w:rPr>
        <w:t>Roeschke</w:t>
      </w:r>
      <w:proofErr w:type="spellEnd"/>
      <w:r>
        <w:rPr>
          <w:w w:val="105"/>
        </w:rPr>
        <w:t>,</w:t>
      </w:r>
      <w:r>
        <w:rPr>
          <w:spacing w:val="-11"/>
          <w:w w:val="105"/>
        </w:rPr>
        <w:t xml:space="preserve"> </w:t>
      </w:r>
      <w:r>
        <w:rPr>
          <w:w w:val="105"/>
        </w:rPr>
        <w:t>…</w:t>
      </w:r>
      <w:r>
        <w:rPr>
          <w:spacing w:val="-10"/>
          <w:w w:val="105"/>
        </w:rPr>
        <w:t xml:space="preserve"> </w:t>
      </w:r>
      <w:proofErr w:type="spellStart"/>
      <w:r>
        <w:rPr>
          <w:w w:val="105"/>
        </w:rPr>
        <w:t>Mortada</w:t>
      </w:r>
      <w:proofErr w:type="spellEnd"/>
      <w:r>
        <w:rPr>
          <w:spacing w:val="-11"/>
          <w:w w:val="105"/>
        </w:rPr>
        <w:t xml:space="preserve"> </w:t>
      </w:r>
      <w:proofErr w:type="spellStart"/>
      <w:r>
        <w:rPr>
          <w:w w:val="105"/>
        </w:rPr>
        <w:t>Mehyar</w:t>
      </w:r>
      <w:proofErr w:type="spellEnd"/>
    </w:p>
    <w:p w14:paraId="64B1215D" w14:textId="77777777" w:rsidR="00617E67" w:rsidRDefault="00E8776B">
      <w:pPr>
        <w:pStyle w:val="BodyText"/>
        <w:spacing w:before="2" w:line="285" w:lineRule="auto"/>
        <w:ind w:left="450" w:right="5377"/>
      </w:pPr>
      <w:proofErr w:type="spellStart"/>
      <w:r>
        <w:rPr>
          <w:i/>
          <w:w w:val="105"/>
        </w:rPr>
        <w:t>Zenodo</w:t>
      </w:r>
      <w:proofErr w:type="spellEnd"/>
      <w:r>
        <w:rPr>
          <w:i/>
          <w:w w:val="105"/>
        </w:rPr>
        <w:t xml:space="preserve"> </w:t>
      </w:r>
      <w:r>
        <w:rPr>
          <w:w w:val="105"/>
        </w:rPr>
        <w:t xml:space="preserve">(2020-03-18) </w:t>
      </w:r>
      <w:hyperlink r:id="rId177">
        <w:r>
          <w:rPr>
            <w:color w:val="2195F2"/>
            <w:w w:val="105"/>
            <w:u w:val="single" w:color="2195F2"/>
          </w:rPr>
          <w:t>https://doi.org/ggt8bh</w:t>
        </w:r>
      </w:hyperlink>
      <w:r>
        <w:rPr>
          <w:color w:val="2195F2"/>
          <w:w w:val="105"/>
        </w:rPr>
        <w:t xml:space="preserve"> </w:t>
      </w:r>
      <w:r>
        <w:rPr>
          <w:w w:val="105"/>
        </w:rPr>
        <w:t xml:space="preserve">DOI: </w:t>
      </w:r>
      <w:hyperlink r:id="rId178">
        <w:r>
          <w:rPr>
            <w:color w:val="2195F2"/>
            <w:w w:val="105"/>
            <w:u w:val="single" w:color="2195F2"/>
          </w:rPr>
          <w:t>10.5281/zenodo.3509134</w:t>
        </w:r>
      </w:hyperlink>
    </w:p>
    <w:p w14:paraId="7A59CEF0" w14:textId="77777777" w:rsidR="00617E67" w:rsidRDefault="00617E67">
      <w:pPr>
        <w:pStyle w:val="BodyText"/>
        <w:spacing w:before="7"/>
        <w:rPr>
          <w:sz w:val="25"/>
        </w:rPr>
      </w:pPr>
    </w:p>
    <w:p w14:paraId="6264CB71" w14:textId="77777777" w:rsidR="00617E67" w:rsidRDefault="00E8776B">
      <w:pPr>
        <w:pStyle w:val="Heading3"/>
        <w:numPr>
          <w:ilvl w:val="0"/>
          <w:numId w:val="2"/>
        </w:numPr>
        <w:tabs>
          <w:tab w:val="left" w:pos="487"/>
        </w:tabs>
        <w:ind w:left="486" w:hanging="367"/>
      </w:pPr>
      <w:bookmarkStart w:id="167" w:name="_bookmark56"/>
      <w:bookmarkEnd w:id="167"/>
      <w:r>
        <w:rPr>
          <w:w w:val="105"/>
        </w:rPr>
        <w:t>Data</w:t>
      </w:r>
      <w:r>
        <w:rPr>
          <w:spacing w:val="-9"/>
          <w:w w:val="105"/>
        </w:rPr>
        <w:t xml:space="preserve"> </w:t>
      </w:r>
      <w:r>
        <w:rPr>
          <w:w w:val="105"/>
        </w:rPr>
        <w:t>Structures</w:t>
      </w:r>
      <w:r>
        <w:rPr>
          <w:spacing w:val="-8"/>
          <w:w w:val="105"/>
        </w:rPr>
        <w:t xml:space="preserve"> </w:t>
      </w:r>
      <w:r>
        <w:rPr>
          <w:w w:val="105"/>
        </w:rPr>
        <w:t>for</w:t>
      </w:r>
      <w:r>
        <w:rPr>
          <w:spacing w:val="-8"/>
          <w:w w:val="105"/>
        </w:rPr>
        <w:t xml:space="preserve"> </w:t>
      </w:r>
      <w:r>
        <w:rPr>
          <w:w w:val="105"/>
        </w:rPr>
        <w:t>Statistical</w:t>
      </w:r>
      <w:r>
        <w:rPr>
          <w:spacing w:val="-8"/>
          <w:w w:val="105"/>
        </w:rPr>
        <w:t xml:space="preserve"> </w:t>
      </w:r>
      <w:r>
        <w:rPr>
          <w:w w:val="105"/>
        </w:rPr>
        <w:t>Computing</w:t>
      </w:r>
      <w:r>
        <w:rPr>
          <w:spacing w:val="-8"/>
          <w:w w:val="105"/>
        </w:rPr>
        <w:t xml:space="preserve"> </w:t>
      </w:r>
      <w:r>
        <w:rPr>
          <w:w w:val="105"/>
        </w:rPr>
        <w:t>in</w:t>
      </w:r>
      <w:r>
        <w:rPr>
          <w:spacing w:val="-8"/>
          <w:w w:val="105"/>
        </w:rPr>
        <w:t xml:space="preserve"> </w:t>
      </w:r>
      <w:r>
        <w:rPr>
          <w:w w:val="105"/>
        </w:rPr>
        <w:t>Python</w:t>
      </w:r>
    </w:p>
    <w:p w14:paraId="4FDD8A70" w14:textId="77777777" w:rsidR="00617E67" w:rsidRDefault="00E8776B">
      <w:pPr>
        <w:pStyle w:val="BodyText"/>
        <w:spacing w:before="44"/>
        <w:ind w:left="450"/>
      </w:pPr>
      <w:r>
        <w:t>Wes McKinney</w:t>
      </w:r>
    </w:p>
    <w:p w14:paraId="0114C31B" w14:textId="77777777" w:rsidR="00617E67" w:rsidRDefault="00E8776B">
      <w:pPr>
        <w:spacing w:before="45" w:line="285" w:lineRule="auto"/>
        <w:ind w:left="450" w:right="1524"/>
      </w:pPr>
      <w:r>
        <w:rPr>
          <w:i/>
          <w:w w:val="105"/>
        </w:rPr>
        <w:t xml:space="preserve">Proceedings of the 9th Python in Science Conference </w:t>
      </w:r>
      <w:r>
        <w:rPr>
          <w:w w:val="105"/>
        </w:rPr>
        <w:t xml:space="preserve">(2010) </w:t>
      </w:r>
      <w:hyperlink r:id="rId179">
        <w:r>
          <w:rPr>
            <w:color w:val="2195F2"/>
            <w:w w:val="105"/>
            <w:u w:val="single" w:color="2195F2"/>
          </w:rPr>
          <w:t>https://doi.org/ggr6q3</w:t>
        </w:r>
      </w:hyperlink>
      <w:r>
        <w:rPr>
          <w:color w:val="2195F2"/>
          <w:w w:val="105"/>
        </w:rPr>
        <w:t xml:space="preserve"> </w:t>
      </w:r>
      <w:r>
        <w:rPr>
          <w:w w:val="105"/>
        </w:rPr>
        <w:t xml:space="preserve">DOI: </w:t>
      </w:r>
      <w:hyperlink r:id="rId180">
        <w:r>
          <w:rPr>
            <w:color w:val="2195F2"/>
            <w:w w:val="105"/>
            <w:u w:val="single" w:color="2195F2"/>
          </w:rPr>
          <w:t>10.25080/majora-92bf1922-00a</w:t>
        </w:r>
      </w:hyperlink>
    </w:p>
    <w:p w14:paraId="148DA32D" w14:textId="77777777" w:rsidR="00617E67" w:rsidRDefault="00617E67">
      <w:pPr>
        <w:pStyle w:val="BodyText"/>
        <w:spacing w:before="7"/>
        <w:rPr>
          <w:sz w:val="25"/>
        </w:rPr>
      </w:pPr>
    </w:p>
    <w:p w14:paraId="18B9A9F4" w14:textId="77777777" w:rsidR="00617E67" w:rsidRDefault="00E8776B">
      <w:pPr>
        <w:pStyle w:val="ListParagraph"/>
        <w:numPr>
          <w:ilvl w:val="0"/>
          <w:numId w:val="2"/>
        </w:numPr>
        <w:tabs>
          <w:tab w:val="left" w:pos="487"/>
        </w:tabs>
        <w:ind w:left="486" w:hanging="367"/>
      </w:pPr>
      <w:bookmarkStart w:id="168" w:name="_bookmark57"/>
      <w:bookmarkEnd w:id="168"/>
      <w:r>
        <w:rPr>
          <w:w w:val="105"/>
        </w:rPr>
        <w:t>(2007-01-16)</w:t>
      </w:r>
      <w:r>
        <w:rPr>
          <w:color w:val="2195F2"/>
          <w:spacing w:val="14"/>
          <w:w w:val="105"/>
        </w:rPr>
        <w:t xml:space="preserve"> </w:t>
      </w:r>
      <w:hyperlink r:id="rId181">
        <w:r>
          <w:rPr>
            <w:color w:val="2195F2"/>
            <w:w w:val="105"/>
            <w:u w:val="single" w:color="2195F2"/>
          </w:rPr>
          <w:t>https://web.mit.edu/dvp/Public/numpybook.pdf</w:t>
        </w:r>
      </w:hyperlink>
    </w:p>
    <w:p w14:paraId="25B9A1E3" w14:textId="77777777" w:rsidR="00617E67" w:rsidRDefault="00617E67">
      <w:pPr>
        <w:pStyle w:val="BodyText"/>
        <w:spacing w:before="10"/>
        <w:rPr>
          <w:sz w:val="29"/>
        </w:rPr>
      </w:pPr>
    </w:p>
    <w:p w14:paraId="5D84520C" w14:textId="77777777" w:rsidR="00617E67" w:rsidRDefault="00E8776B">
      <w:pPr>
        <w:pStyle w:val="Heading3"/>
        <w:numPr>
          <w:ilvl w:val="0"/>
          <w:numId w:val="2"/>
        </w:numPr>
        <w:tabs>
          <w:tab w:val="left" w:pos="487"/>
        </w:tabs>
        <w:spacing w:before="1"/>
        <w:ind w:left="486" w:hanging="367"/>
      </w:pPr>
      <w:bookmarkStart w:id="169" w:name="_bookmark58"/>
      <w:bookmarkEnd w:id="169"/>
      <w:proofErr w:type="spellStart"/>
      <w:r>
        <w:rPr>
          <w:w w:val="105"/>
        </w:rPr>
        <w:t>SciPy</w:t>
      </w:r>
      <w:proofErr w:type="spellEnd"/>
      <w:r>
        <w:rPr>
          <w:spacing w:val="-9"/>
          <w:w w:val="105"/>
        </w:rPr>
        <w:t xml:space="preserve"> </w:t>
      </w:r>
      <w:r>
        <w:rPr>
          <w:w w:val="105"/>
        </w:rPr>
        <w:t>1.0:</w:t>
      </w:r>
      <w:r>
        <w:rPr>
          <w:spacing w:val="-9"/>
          <w:w w:val="105"/>
        </w:rPr>
        <w:t xml:space="preserve"> </w:t>
      </w:r>
      <w:r>
        <w:rPr>
          <w:w w:val="105"/>
        </w:rPr>
        <w:t>fundamental</w:t>
      </w:r>
      <w:r>
        <w:rPr>
          <w:spacing w:val="-9"/>
          <w:w w:val="105"/>
        </w:rPr>
        <w:t xml:space="preserve"> </w:t>
      </w:r>
      <w:r>
        <w:rPr>
          <w:w w:val="105"/>
        </w:rPr>
        <w:t>algorithms</w:t>
      </w:r>
      <w:r>
        <w:rPr>
          <w:spacing w:val="-9"/>
          <w:w w:val="105"/>
        </w:rPr>
        <w:t xml:space="preserve"> </w:t>
      </w:r>
      <w:r>
        <w:rPr>
          <w:w w:val="105"/>
        </w:rPr>
        <w:t>for</w:t>
      </w:r>
      <w:r>
        <w:rPr>
          <w:spacing w:val="-9"/>
          <w:w w:val="105"/>
        </w:rPr>
        <w:t xml:space="preserve"> </w:t>
      </w:r>
      <w:r>
        <w:rPr>
          <w:w w:val="105"/>
        </w:rPr>
        <w:t>scientific</w:t>
      </w:r>
      <w:r>
        <w:rPr>
          <w:spacing w:val="-8"/>
          <w:w w:val="105"/>
        </w:rPr>
        <w:t xml:space="preserve"> </w:t>
      </w:r>
      <w:r>
        <w:rPr>
          <w:w w:val="105"/>
        </w:rPr>
        <w:t>computing</w:t>
      </w:r>
      <w:r>
        <w:rPr>
          <w:spacing w:val="-9"/>
          <w:w w:val="105"/>
        </w:rPr>
        <w:t xml:space="preserve"> </w:t>
      </w:r>
      <w:r>
        <w:rPr>
          <w:w w:val="105"/>
        </w:rPr>
        <w:t>in</w:t>
      </w:r>
      <w:r>
        <w:rPr>
          <w:spacing w:val="-9"/>
          <w:w w:val="105"/>
        </w:rPr>
        <w:t xml:space="preserve"> </w:t>
      </w:r>
      <w:r>
        <w:rPr>
          <w:w w:val="105"/>
        </w:rPr>
        <w:t>Python</w:t>
      </w:r>
    </w:p>
    <w:p w14:paraId="384C90FB" w14:textId="77777777" w:rsidR="00617E67" w:rsidRDefault="00E8776B">
      <w:pPr>
        <w:pStyle w:val="BodyText"/>
        <w:spacing w:before="44" w:line="280" w:lineRule="auto"/>
        <w:ind w:left="450"/>
      </w:pPr>
      <w:r>
        <w:rPr>
          <w:w w:val="105"/>
        </w:rPr>
        <w:t>Pauli</w:t>
      </w:r>
      <w:r>
        <w:rPr>
          <w:spacing w:val="-23"/>
          <w:w w:val="105"/>
        </w:rPr>
        <w:t xml:space="preserve"> </w:t>
      </w:r>
      <w:proofErr w:type="spellStart"/>
      <w:r>
        <w:rPr>
          <w:w w:val="105"/>
        </w:rPr>
        <w:t>VirtanenRalf</w:t>
      </w:r>
      <w:proofErr w:type="spellEnd"/>
      <w:r>
        <w:rPr>
          <w:spacing w:val="-23"/>
          <w:w w:val="105"/>
        </w:rPr>
        <w:t xml:space="preserve"> </w:t>
      </w:r>
      <w:proofErr w:type="spellStart"/>
      <w:r>
        <w:rPr>
          <w:w w:val="105"/>
        </w:rPr>
        <w:t>Gommers</w:t>
      </w:r>
      <w:proofErr w:type="spellEnd"/>
      <w:r>
        <w:rPr>
          <w:w w:val="105"/>
        </w:rPr>
        <w:t>,</w:t>
      </w:r>
      <w:r>
        <w:rPr>
          <w:spacing w:val="-23"/>
          <w:w w:val="105"/>
        </w:rPr>
        <w:t xml:space="preserve"> </w:t>
      </w:r>
      <w:r>
        <w:rPr>
          <w:w w:val="105"/>
        </w:rPr>
        <w:t>Travis</w:t>
      </w:r>
      <w:r>
        <w:rPr>
          <w:spacing w:val="-23"/>
          <w:w w:val="105"/>
        </w:rPr>
        <w:t xml:space="preserve"> </w:t>
      </w:r>
      <w:r>
        <w:rPr>
          <w:w w:val="105"/>
        </w:rPr>
        <w:t>E.</w:t>
      </w:r>
      <w:r>
        <w:rPr>
          <w:spacing w:val="-22"/>
          <w:w w:val="105"/>
        </w:rPr>
        <w:t xml:space="preserve"> </w:t>
      </w:r>
      <w:r>
        <w:rPr>
          <w:w w:val="105"/>
        </w:rPr>
        <w:t>Oliphant,</w:t>
      </w:r>
      <w:r>
        <w:rPr>
          <w:spacing w:val="-23"/>
          <w:w w:val="105"/>
        </w:rPr>
        <w:t xml:space="preserve"> </w:t>
      </w:r>
      <w:r>
        <w:rPr>
          <w:w w:val="105"/>
        </w:rPr>
        <w:t>Matt</w:t>
      </w:r>
      <w:r>
        <w:rPr>
          <w:spacing w:val="-23"/>
          <w:w w:val="105"/>
        </w:rPr>
        <w:t xml:space="preserve"> </w:t>
      </w:r>
      <w:proofErr w:type="spellStart"/>
      <w:r>
        <w:rPr>
          <w:w w:val="105"/>
        </w:rPr>
        <w:t>Haberland</w:t>
      </w:r>
      <w:proofErr w:type="spellEnd"/>
      <w:r>
        <w:rPr>
          <w:w w:val="105"/>
        </w:rPr>
        <w:t>,</w:t>
      </w:r>
      <w:r>
        <w:rPr>
          <w:spacing w:val="-23"/>
          <w:w w:val="105"/>
        </w:rPr>
        <w:t xml:space="preserve"> </w:t>
      </w:r>
      <w:r>
        <w:rPr>
          <w:w w:val="105"/>
        </w:rPr>
        <w:t>Tyler</w:t>
      </w:r>
      <w:r>
        <w:rPr>
          <w:spacing w:val="-22"/>
          <w:w w:val="105"/>
        </w:rPr>
        <w:t xml:space="preserve"> </w:t>
      </w:r>
      <w:r>
        <w:rPr>
          <w:w w:val="105"/>
        </w:rPr>
        <w:t>Reddy,</w:t>
      </w:r>
      <w:r>
        <w:rPr>
          <w:spacing w:val="-23"/>
          <w:w w:val="105"/>
        </w:rPr>
        <w:t xml:space="preserve"> </w:t>
      </w:r>
      <w:r>
        <w:rPr>
          <w:w w:val="105"/>
        </w:rPr>
        <w:t>David</w:t>
      </w:r>
      <w:r>
        <w:rPr>
          <w:spacing w:val="-23"/>
          <w:w w:val="105"/>
        </w:rPr>
        <w:t xml:space="preserve"> </w:t>
      </w:r>
      <w:proofErr w:type="spellStart"/>
      <w:r>
        <w:rPr>
          <w:w w:val="105"/>
        </w:rPr>
        <w:t>Cournapeau</w:t>
      </w:r>
      <w:proofErr w:type="spellEnd"/>
      <w:r>
        <w:rPr>
          <w:w w:val="105"/>
        </w:rPr>
        <w:t>, Evgeni</w:t>
      </w:r>
      <w:r>
        <w:rPr>
          <w:spacing w:val="-13"/>
          <w:w w:val="105"/>
        </w:rPr>
        <w:t xml:space="preserve"> </w:t>
      </w:r>
      <w:proofErr w:type="spellStart"/>
      <w:r>
        <w:rPr>
          <w:w w:val="105"/>
        </w:rPr>
        <w:t>Burovski</w:t>
      </w:r>
      <w:proofErr w:type="spellEnd"/>
      <w:r>
        <w:rPr>
          <w:w w:val="105"/>
        </w:rPr>
        <w:t>,</w:t>
      </w:r>
      <w:r>
        <w:rPr>
          <w:spacing w:val="-12"/>
          <w:w w:val="105"/>
        </w:rPr>
        <w:t xml:space="preserve"> </w:t>
      </w:r>
      <w:proofErr w:type="spellStart"/>
      <w:r>
        <w:rPr>
          <w:w w:val="105"/>
        </w:rPr>
        <w:t>Pearu</w:t>
      </w:r>
      <w:proofErr w:type="spellEnd"/>
      <w:r>
        <w:rPr>
          <w:spacing w:val="-13"/>
          <w:w w:val="105"/>
        </w:rPr>
        <w:t xml:space="preserve"> </w:t>
      </w:r>
      <w:r>
        <w:rPr>
          <w:w w:val="105"/>
        </w:rPr>
        <w:t>Peterson,</w:t>
      </w:r>
      <w:r>
        <w:rPr>
          <w:spacing w:val="-12"/>
          <w:w w:val="105"/>
        </w:rPr>
        <w:t xml:space="preserve"> </w:t>
      </w:r>
      <w:r>
        <w:rPr>
          <w:w w:val="105"/>
        </w:rPr>
        <w:t>Warren</w:t>
      </w:r>
      <w:r>
        <w:rPr>
          <w:spacing w:val="-12"/>
          <w:w w:val="105"/>
        </w:rPr>
        <w:t xml:space="preserve"> </w:t>
      </w:r>
      <w:proofErr w:type="spellStart"/>
      <w:r>
        <w:rPr>
          <w:w w:val="105"/>
        </w:rPr>
        <w:t>Weckesser</w:t>
      </w:r>
      <w:proofErr w:type="spellEnd"/>
      <w:r>
        <w:rPr>
          <w:w w:val="105"/>
        </w:rPr>
        <w:t>,</w:t>
      </w:r>
      <w:r>
        <w:rPr>
          <w:spacing w:val="-13"/>
          <w:w w:val="105"/>
        </w:rPr>
        <w:t xml:space="preserve"> </w:t>
      </w:r>
      <w:r>
        <w:rPr>
          <w:w w:val="105"/>
        </w:rPr>
        <w:t>…</w:t>
      </w:r>
      <w:r>
        <w:rPr>
          <w:spacing w:val="-12"/>
          <w:w w:val="105"/>
        </w:rPr>
        <w:t xml:space="preserve"> </w:t>
      </w:r>
      <w:r>
        <w:rPr>
          <w:w w:val="105"/>
        </w:rPr>
        <w:t>Paul</w:t>
      </w:r>
      <w:r>
        <w:rPr>
          <w:spacing w:val="-12"/>
          <w:w w:val="105"/>
        </w:rPr>
        <w:t xml:space="preserve"> </w:t>
      </w:r>
      <w:r>
        <w:rPr>
          <w:w w:val="105"/>
        </w:rPr>
        <w:t>van</w:t>
      </w:r>
      <w:r>
        <w:rPr>
          <w:spacing w:val="-13"/>
          <w:w w:val="105"/>
        </w:rPr>
        <w:t xml:space="preserve"> </w:t>
      </w:r>
      <w:proofErr w:type="spellStart"/>
      <w:r>
        <w:rPr>
          <w:w w:val="105"/>
        </w:rPr>
        <w:t>Mulbregt</w:t>
      </w:r>
      <w:proofErr w:type="spellEnd"/>
    </w:p>
    <w:p w14:paraId="6C62BDA7" w14:textId="77777777" w:rsidR="00617E67" w:rsidRDefault="00E8776B">
      <w:pPr>
        <w:spacing w:before="2"/>
        <w:ind w:left="450"/>
      </w:pPr>
      <w:r>
        <w:rPr>
          <w:i/>
          <w:w w:val="110"/>
        </w:rPr>
        <w:t xml:space="preserve">Nature Methods </w:t>
      </w:r>
      <w:r>
        <w:rPr>
          <w:w w:val="110"/>
        </w:rPr>
        <w:t xml:space="preserve">(2020-02-03) </w:t>
      </w:r>
      <w:hyperlink r:id="rId182">
        <w:r>
          <w:rPr>
            <w:color w:val="2195F2"/>
            <w:w w:val="110"/>
            <w:u w:val="single" w:color="2195F2"/>
          </w:rPr>
          <w:t>https://doi.org/ggj45f</w:t>
        </w:r>
      </w:hyperlink>
    </w:p>
    <w:p w14:paraId="2312B305" w14:textId="77777777" w:rsidR="00617E67" w:rsidRDefault="00E8776B">
      <w:pPr>
        <w:pStyle w:val="BodyText"/>
        <w:spacing w:before="47"/>
        <w:ind w:left="450"/>
      </w:pPr>
      <w:r>
        <w:t xml:space="preserve">DOI: </w:t>
      </w:r>
      <w:hyperlink r:id="rId183">
        <w:r>
          <w:rPr>
            <w:color w:val="2195F2"/>
            <w:u w:val="single" w:color="2195F2"/>
          </w:rPr>
          <w:t>10.1038/s41592-019-0686-2</w:t>
        </w:r>
        <w:r>
          <w:rPr>
            <w:color w:val="2195F2"/>
          </w:rPr>
          <w:t xml:space="preserve"> </w:t>
        </w:r>
      </w:hyperlink>
      <w:r>
        <w:t xml:space="preserve">· PMID: </w:t>
      </w:r>
      <w:hyperlink r:id="rId184">
        <w:r>
          <w:rPr>
            <w:color w:val="2195F2"/>
            <w:u w:val="single" w:color="2195F2"/>
          </w:rPr>
          <w:t>32015543</w:t>
        </w:r>
        <w:r>
          <w:rPr>
            <w:color w:val="2195F2"/>
          </w:rPr>
          <w:t xml:space="preserve"> </w:t>
        </w:r>
      </w:hyperlink>
      <w:r>
        <w:t xml:space="preserve">· PMCID: </w:t>
      </w:r>
      <w:hyperlink r:id="rId185">
        <w:r>
          <w:rPr>
            <w:color w:val="2195F2"/>
            <w:u w:val="single" w:color="2195F2"/>
          </w:rPr>
          <w:t>PMC7056644</w:t>
        </w:r>
      </w:hyperlink>
    </w:p>
    <w:p w14:paraId="1F6A8A54" w14:textId="77777777" w:rsidR="00617E67" w:rsidRDefault="00617E67">
      <w:pPr>
        <w:pStyle w:val="BodyText"/>
        <w:spacing w:before="10"/>
        <w:rPr>
          <w:sz w:val="29"/>
        </w:rPr>
      </w:pPr>
    </w:p>
    <w:p w14:paraId="5549853E" w14:textId="77777777" w:rsidR="00617E67" w:rsidRDefault="00E8776B">
      <w:pPr>
        <w:pStyle w:val="Heading3"/>
        <w:numPr>
          <w:ilvl w:val="0"/>
          <w:numId w:val="2"/>
        </w:numPr>
        <w:tabs>
          <w:tab w:val="left" w:pos="487"/>
        </w:tabs>
        <w:ind w:left="486" w:hanging="367"/>
      </w:pPr>
      <w:bookmarkStart w:id="170" w:name="_bookmark59"/>
      <w:bookmarkEnd w:id="170"/>
      <w:proofErr w:type="spellStart"/>
      <w:r>
        <w:rPr>
          <w:w w:val="105"/>
        </w:rPr>
        <w:t>Matplotlib</w:t>
      </w:r>
      <w:proofErr w:type="spellEnd"/>
      <w:r>
        <w:rPr>
          <w:w w:val="105"/>
        </w:rPr>
        <w:t>: A 2D Graphics</w:t>
      </w:r>
      <w:r>
        <w:rPr>
          <w:spacing w:val="-34"/>
          <w:w w:val="105"/>
        </w:rPr>
        <w:t xml:space="preserve"> </w:t>
      </w:r>
      <w:r>
        <w:rPr>
          <w:w w:val="105"/>
        </w:rPr>
        <w:t>Environment</w:t>
      </w:r>
    </w:p>
    <w:p w14:paraId="0089755E" w14:textId="77777777" w:rsidR="00617E67" w:rsidRDefault="00E8776B">
      <w:pPr>
        <w:pStyle w:val="BodyText"/>
        <w:spacing w:before="45"/>
        <w:ind w:left="450"/>
      </w:pPr>
      <w:r>
        <w:t>John D. Hunter</w:t>
      </w:r>
    </w:p>
    <w:p w14:paraId="34684275" w14:textId="77777777" w:rsidR="00617E67" w:rsidRDefault="00E8776B">
      <w:pPr>
        <w:spacing w:before="44" w:line="285" w:lineRule="auto"/>
        <w:ind w:left="450" w:right="3130"/>
      </w:pPr>
      <w:r>
        <w:rPr>
          <w:i/>
          <w:w w:val="105"/>
        </w:rPr>
        <w:t xml:space="preserve">Computing in Science &amp; Engineering </w:t>
      </w:r>
      <w:r>
        <w:rPr>
          <w:w w:val="105"/>
        </w:rPr>
        <w:t xml:space="preserve">(2007) </w:t>
      </w:r>
      <w:hyperlink r:id="rId186">
        <w:r>
          <w:rPr>
            <w:color w:val="2195F2"/>
            <w:w w:val="105"/>
            <w:u w:val="single" w:color="2195F2"/>
          </w:rPr>
          <w:t>https://doi.org/drbjhg</w:t>
        </w:r>
      </w:hyperlink>
      <w:r>
        <w:rPr>
          <w:color w:val="2195F2"/>
          <w:w w:val="105"/>
        </w:rPr>
        <w:t xml:space="preserve"> </w:t>
      </w:r>
      <w:r>
        <w:rPr>
          <w:w w:val="105"/>
        </w:rPr>
        <w:t xml:space="preserve">DOI: </w:t>
      </w:r>
      <w:hyperlink r:id="rId187">
        <w:r>
          <w:rPr>
            <w:color w:val="2195F2"/>
            <w:w w:val="105"/>
            <w:u w:val="single" w:color="2195F2"/>
          </w:rPr>
          <w:t>10.1109/mcse.2007.55</w:t>
        </w:r>
      </w:hyperlink>
    </w:p>
    <w:p w14:paraId="1ECA5BE6" w14:textId="77777777" w:rsidR="00617E67" w:rsidRDefault="00617E67">
      <w:pPr>
        <w:pStyle w:val="BodyText"/>
        <w:spacing w:before="7"/>
        <w:rPr>
          <w:sz w:val="25"/>
        </w:rPr>
      </w:pPr>
    </w:p>
    <w:p w14:paraId="543439EB" w14:textId="77777777" w:rsidR="00617E67" w:rsidRDefault="00E8776B">
      <w:pPr>
        <w:pStyle w:val="Heading3"/>
        <w:numPr>
          <w:ilvl w:val="0"/>
          <w:numId w:val="2"/>
        </w:numPr>
        <w:tabs>
          <w:tab w:val="left" w:pos="487"/>
        </w:tabs>
        <w:spacing w:line="280" w:lineRule="auto"/>
        <w:ind w:right="1680" w:hanging="330"/>
      </w:pPr>
      <w:bookmarkStart w:id="171" w:name="_bookmark60"/>
      <w:bookmarkEnd w:id="171"/>
      <w:proofErr w:type="spellStart"/>
      <w:r>
        <w:rPr>
          <w:w w:val="105"/>
        </w:rPr>
        <w:t>XPRESSyourself</w:t>
      </w:r>
      <w:proofErr w:type="spellEnd"/>
      <w:r>
        <w:rPr>
          <w:w w:val="105"/>
        </w:rPr>
        <w:t>:</w:t>
      </w:r>
      <w:r>
        <w:rPr>
          <w:spacing w:val="-37"/>
          <w:w w:val="105"/>
        </w:rPr>
        <w:t xml:space="preserve"> </w:t>
      </w:r>
      <w:r>
        <w:rPr>
          <w:w w:val="105"/>
        </w:rPr>
        <w:t>Enhancing,</w:t>
      </w:r>
      <w:r>
        <w:rPr>
          <w:spacing w:val="-36"/>
          <w:w w:val="105"/>
        </w:rPr>
        <w:t xml:space="preserve"> </w:t>
      </w:r>
      <w:r>
        <w:rPr>
          <w:w w:val="105"/>
        </w:rPr>
        <w:t>standardizing,</w:t>
      </w:r>
      <w:r>
        <w:rPr>
          <w:spacing w:val="-37"/>
          <w:w w:val="105"/>
        </w:rPr>
        <w:t xml:space="preserve"> </w:t>
      </w:r>
      <w:r>
        <w:rPr>
          <w:w w:val="105"/>
        </w:rPr>
        <w:t>and</w:t>
      </w:r>
      <w:r>
        <w:rPr>
          <w:spacing w:val="-36"/>
          <w:w w:val="105"/>
        </w:rPr>
        <w:t xml:space="preserve"> </w:t>
      </w:r>
      <w:r>
        <w:rPr>
          <w:w w:val="105"/>
        </w:rPr>
        <w:t>automating</w:t>
      </w:r>
      <w:r>
        <w:rPr>
          <w:spacing w:val="-37"/>
          <w:w w:val="105"/>
        </w:rPr>
        <w:t xml:space="preserve"> </w:t>
      </w:r>
      <w:r>
        <w:rPr>
          <w:w w:val="105"/>
        </w:rPr>
        <w:t>ribosome</w:t>
      </w:r>
      <w:r>
        <w:rPr>
          <w:spacing w:val="-36"/>
          <w:w w:val="105"/>
        </w:rPr>
        <w:t xml:space="preserve"> </w:t>
      </w:r>
      <w:r>
        <w:rPr>
          <w:w w:val="105"/>
        </w:rPr>
        <w:t>profiling computational analyses yields improved insight into</w:t>
      </w:r>
      <w:r>
        <w:rPr>
          <w:spacing w:val="-47"/>
          <w:w w:val="105"/>
        </w:rPr>
        <w:t xml:space="preserve"> </w:t>
      </w:r>
      <w:r>
        <w:rPr>
          <w:w w:val="105"/>
        </w:rPr>
        <w:t>data</w:t>
      </w:r>
    </w:p>
    <w:p w14:paraId="729EC6C5" w14:textId="77777777" w:rsidR="00617E67" w:rsidRDefault="00E8776B">
      <w:pPr>
        <w:pStyle w:val="BodyText"/>
        <w:spacing w:before="2" w:line="280" w:lineRule="auto"/>
        <w:ind w:left="450"/>
      </w:pPr>
      <w:r>
        <w:t xml:space="preserve">Jordan A. Berg, Jonathan R. </w:t>
      </w:r>
      <w:proofErr w:type="spellStart"/>
      <w:r>
        <w:t>Belyeu</w:t>
      </w:r>
      <w:proofErr w:type="spellEnd"/>
      <w:r>
        <w:t xml:space="preserve">, Jeffrey T. Morgan, </w:t>
      </w:r>
      <w:proofErr w:type="spellStart"/>
      <w:r>
        <w:t>Yeyun</w:t>
      </w:r>
      <w:proofErr w:type="spellEnd"/>
      <w:r>
        <w:t xml:space="preserve"> Ouyang, Alex J. </w:t>
      </w:r>
      <w:proofErr w:type="spellStart"/>
      <w:r>
        <w:t>Bott</w:t>
      </w:r>
      <w:proofErr w:type="spellEnd"/>
      <w:r>
        <w:t xml:space="preserve">, Aaron R. Quinlan, Jason </w:t>
      </w:r>
      <w:proofErr w:type="spellStart"/>
      <w:r>
        <w:t>Gertz</w:t>
      </w:r>
      <w:proofErr w:type="spellEnd"/>
      <w:r>
        <w:t>, Jared Rutter</w:t>
      </w:r>
    </w:p>
    <w:p w14:paraId="503C665B" w14:textId="77777777" w:rsidR="00617E67" w:rsidRDefault="00E8776B">
      <w:pPr>
        <w:spacing w:before="2"/>
        <w:ind w:left="450"/>
      </w:pPr>
      <w:r>
        <w:rPr>
          <w:i/>
          <w:w w:val="105"/>
        </w:rPr>
        <w:t xml:space="preserve">PLOS Computational Biology </w:t>
      </w:r>
      <w:r>
        <w:rPr>
          <w:w w:val="105"/>
        </w:rPr>
        <w:t xml:space="preserve">(2020-01-31) </w:t>
      </w:r>
      <w:hyperlink r:id="rId188">
        <w:r>
          <w:rPr>
            <w:color w:val="2195F2"/>
            <w:w w:val="105"/>
            <w:u w:val="single" w:color="2195F2"/>
          </w:rPr>
          <w:t>https://doi.org/ggvg4j</w:t>
        </w:r>
      </w:hyperlink>
    </w:p>
    <w:p w14:paraId="382F9563" w14:textId="77777777" w:rsidR="00617E67" w:rsidRDefault="00E8776B">
      <w:pPr>
        <w:pStyle w:val="BodyText"/>
        <w:spacing w:before="47"/>
        <w:ind w:left="450"/>
      </w:pPr>
      <w:r>
        <w:t xml:space="preserve">DOI: </w:t>
      </w:r>
      <w:hyperlink r:id="rId189">
        <w:r>
          <w:rPr>
            <w:color w:val="2195F2"/>
            <w:u w:val="single" w:color="2195F2"/>
          </w:rPr>
          <w:t>10.1371/journal.pcbi.1007625</w:t>
        </w:r>
        <w:r>
          <w:rPr>
            <w:color w:val="2195F2"/>
          </w:rPr>
          <w:t xml:space="preserve"> </w:t>
        </w:r>
      </w:hyperlink>
      <w:r>
        <w:t xml:space="preserve">· PMID: </w:t>
      </w:r>
      <w:hyperlink r:id="rId190">
        <w:r>
          <w:rPr>
            <w:color w:val="2195F2"/>
            <w:u w:val="single" w:color="2195F2"/>
          </w:rPr>
          <w:t>32004313</w:t>
        </w:r>
        <w:r>
          <w:rPr>
            <w:color w:val="2195F2"/>
          </w:rPr>
          <w:t xml:space="preserve"> </w:t>
        </w:r>
      </w:hyperlink>
      <w:r>
        <w:t xml:space="preserve">· PMCID: </w:t>
      </w:r>
      <w:hyperlink r:id="rId191">
        <w:r>
          <w:rPr>
            <w:color w:val="2195F2"/>
            <w:u w:val="single" w:color="2195F2"/>
          </w:rPr>
          <w:t>PMC7015430</w:t>
        </w:r>
      </w:hyperlink>
    </w:p>
    <w:p w14:paraId="1482D920" w14:textId="77777777" w:rsidR="00617E67" w:rsidRDefault="00617E67">
      <w:pPr>
        <w:pStyle w:val="BodyText"/>
        <w:spacing w:before="11"/>
        <w:rPr>
          <w:sz w:val="29"/>
        </w:rPr>
      </w:pPr>
    </w:p>
    <w:p w14:paraId="7AD05226" w14:textId="77777777" w:rsidR="00617E67" w:rsidRDefault="00E8776B">
      <w:pPr>
        <w:pStyle w:val="Heading3"/>
        <w:numPr>
          <w:ilvl w:val="0"/>
          <w:numId w:val="2"/>
        </w:numPr>
        <w:tabs>
          <w:tab w:val="left" w:pos="487"/>
        </w:tabs>
        <w:ind w:left="486" w:hanging="367"/>
      </w:pPr>
      <w:bookmarkStart w:id="172" w:name="_bookmark61"/>
      <w:bookmarkEnd w:id="172"/>
      <w:proofErr w:type="spellStart"/>
      <w:r>
        <w:rPr>
          <w:w w:val="110"/>
        </w:rPr>
        <w:t>Metaboverse</w:t>
      </w:r>
      <w:proofErr w:type="spellEnd"/>
      <w:r>
        <w:rPr>
          <w:w w:val="110"/>
        </w:rPr>
        <w:t>/manuscript</w:t>
      </w:r>
    </w:p>
    <w:p w14:paraId="24EC7E7B" w14:textId="77777777" w:rsidR="00617E67" w:rsidRDefault="00E8776B">
      <w:pPr>
        <w:pStyle w:val="BodyText"/>
        <w:spacing w:before="44" w:line="280" w:lineRule="auto"/>
        <w:ind w:left="465" w:right="5309" w:hanging="15"/>
      </w:pPr>
      <w:r>
        <w:rPr>
          <w:w w:val="105"/>
        </w:rPr>
        <w:t xml:space="preserve">GitHub </w:t>
      </w:r>
      <w:hyperlink r:id="rId192">
        <w:r>
          <w:rPr>
            <w:color w:val="2195F2"/>
            <w:w w:val="105"/>
            <w:u w:val="single" w:color="2195F2"/>
          </w:rPr>
          <w:t>https://github.com/Metaboverse/manuscript</w:t>
        </w:r>
      </w:hyperlink>
    </w:p>
    <w:p w14:paraId="1FBD0622" w14:textId="77777777" w:rsidR="00617E67" w:rsidRDefault="00617E67">
      <w:pPr>
        <w:spacing w:line="280" w:lineRule="auto"/>
        <w:sectPr w:rsidR="00617E67">
          <w:pgSz w:w="11900" w:h="16820"/>
          <w:pgMar w:top="940" w:right="600" w:bottom="280" w:left="600" w:header="720" w:footer="720" w:gutter="0"/>
          <w:cols w:space="720"/>
        </w:sectPr>
      </w:pPr>
    </w:p>
    <w:p w14:paraId="31A10AD6" w14:textId="77777777" w:rsidR="00617E67" w:rsidRDefault="00E8776B">
      <w:pPr>
        <w:pStyle w:val="Heading3"/>
        <w:numPr>
          <w:ilvl w:val="0"/>
          <w:numId w:val="2"/>
        </w:numPr>
        <w:tabs>
          <w:tab w:val="left" w:pos="487"/>
        </w:tabs>
        <w:spacing w:before="107"/>
        <w:ind w:left="486" w:hanging="367"/>
      </w:pPr>
      <w:r>
        <w:rPr>
          <w:noProof/>
        </w:rPr>
        <w:lastRenderedPageBreak/>
        <w:drawing>
          <wp:anchor distT="0" distB="0" distL="0" distR="0" simplePos="0" relativeHeight="250427392" behindDoc="1" locked="0" layoutInCell="1" allowOverlap="1" wp14:anchorId="1E553D02" wp14:editId="47123DA8">
            <wp:simplePos x="0" y="0"/>
            <wp:positionH relativeFrom="page">
              <wp:posOffset>0</wp:posOffset>
            </wp:positionH>
            <wp:positionV relativeFrom="page">
              <wp:posOffset>0</wp:posOffset>
            </wp:positionV>
            <wp:extent cx="7556500" cy="10680700"/>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73" w:name="_bookmark62"/>
      <w:bookmarkEnd w:id="173"/>
      <w:r>
        <w:rPr>
          <w:w w:val="105"/>
        </w:rPr>
        <w:t>Moderated</w:t>
      </w:r>
      <w:r>
        <w:rPr>
          <w:spacing w:val="-10"/>
          <w:w w:val="105"/>
        </w:rPr>
        <w:t xml:space="preserve"> </w:t>
      </w:r>
      <w:r>
        <w:rPr>
          <w:w w:val="105"/>
        </w:rPr>
        <w:t>estimation</w:t>
      </w:r>
      <w:r>
        <w:rPr>
          <w:spacing w:val="-10"/>
          <w:w w:val="105"/>
        </w:rPr>
        <w:t xml:space="preserve"> </w:t>
      </w:r>
      <w:r>
        <w:rPr>
          <w:w w:val="105"/>
        </w:rPr>
        <w:t>of</w:t>
      </w:r>
      <w:r>
        <w:rPr>
          <w:spacing w:val="-10"/>
          <w:w w:val="105"/>
        </w:rPr>
        <w:t xml:space="preserve"> </w:t>
      </w:r>
      <w:r>
        <w:rPr>
          <w:w w:val="105"/>
        </w:rPr>
        <w:t>fold</w:t>
      </w:r>
      <w:r>
        <w:rPr>
          <w:spacing w:val="-9"/>
          <w:w w:val="105"/>
        </w:rPr>
        <w:t xml:space="preserve"> </w:t>
      </w:r>
      <w:r>
        <w:rPr>
          <w:w w:val="105"/>
        </w:rPr>
        <w:t>change</w:t>
      </w:r>
      <w:r>
        <w:rPr>
          <w:spacing w:val="-10"/>
          <w:w w:val="105"/>
        </w:rPr>
        <w:t xml:space="preserve"> </w:t>
      </w:r>
      <w:r>
        <w:rPr>
          <w:w w:val="105"/>
        </w:rPr>
        <w:t>and</w:t>
      </w:r>
      <w:r>
        <w:rPr>
          <w:spacing w:val="-10"/>
          <w:w w:val="105"/>
        </w:rPr>
        <w:t xml:space="preserve"> </w:t>
      </w:r>
      <w:r>
        <w:rPr>
          <w:w w:val="105"/>
        </w:rPr>
        <w:t>dispersion</w:t>
      </w:r>
      <w:r>
        <w:rPr>
          <w:spacing w:val="-9"/>
          <w:w w:val="105"/>
        </w:rPr>
        <w:t xml:space="preserve"> </w:t>
      </w:r>
      <w:r>
        <w:rPr>
          <w:w w:val="105"/>
        </w:rPr>
        <w:t>for</w:t>
      </w:r>
      <w:r>
        <w:rPr>
          <w:spacing w:val="-10"/>
          <w:w w:val="105"/>
        </w:rPr>
        <w:t xml:space="preserve"> </w:t>
      </w:r>
      <w:r>
        <w:rPr>
          <w:w w:val="105"/>
        </w:rPr>
        <w:t>RNA-</w:t>
      </w:r>
      <w:proofErr w:type="spellStart"/>
      <w:r>
        <w:rPr>
          <w:w w:val="105"/>
        </w:rPr>
        <w:t>seq</w:t>
      </w:r>
      <w:proofErr w:type="spellEnd"/>
      <w:r>
        <w:rPr>
          <w:spacing w:val="-10"/>
          <w:w w:val="105"/>
        </w:rPr>
        <w:t xml:space="preserve"> </w:t>
      </w:r>
      <w:r>
        <w:rPr>
          <w:w w:val="105"/>
        </w:rPr>
        <w:t>data</w:t>
      </w:r>
      <w:r>
        <w:rPr>
          <w:spacing w:val="-10"/>
          <w:w w:val="105"/>
        </w:rPr>
        <w:t xml:space="preserve"> </w:t>
      </w:r>
      <w:r>
        <w:rPr>
          <w:w w:val="105"/>
        </w:rPr>
        <w:t>with</w:t>
      </w:r>
      <w:r>
        <w:rPr>
          <w:spacing w:val="-9"/>
          <w:w w:val="105"/>
        </w:rPr>
        <w:t xml:space="preserve"> </w:t>
      </w:r>
      <w:r>
        <w:rPr>
          <w:w w:val="105"/>
        </w:rPr>
        <w:t>DESeq2</w:t>
      </w:r>
    </w:p>
    <w:p w14:paraId="0A298E56" w14:textId="77777777" w:rsidR="00617E67" w:rsidRDefault="00E8776B">
      <w:pPr>
        <w:pStyle w:val="BodyText"/>
        <w:spacing w:before="44"/>
        <w:ind w:left="450"/>
      </w:pPr>
      <w:r>
        <w:rPr>
          <w:w w:val="105"/>
        </w:rPr>
        <w:t>Michael I Love, Wolfgang Huber, Simon Anders</w:t>
      </w:r>
    </w:p>
    <w:p w14:paraId="77461D81" w14:textId="77777777" w:rsidR="00617E67" w:rsidRDefault="00E8776B">
      <w:pPr>
        <w:spacing w:before="45"/>
        <w:ind w:left="450"/>
      </w:pPr>
      <w:r>
        <w:rPr>
          <w:i/>
          <w:w w:val="105"/>
        </w:rPr>
        <w:t xml:space="preserve">Genome Biology </w:t>
      </w:r>
      <w:r>
        <w:rPr>
          <w:w w:val="105"/>
        </w:rPr>
        <w:t xml:space="preserve">(2014-12) </w:t>
      </w:r>
      <w:hyperlink r:id="rId193">
        <w:r>
          <w:rPr>
            <w:color w:val="2195F2"/>
            <w:w w:val="105"/>
            <w:u w:val="single" w:color="2195F2"/>
          </w:rPr>
          <w:t>https://doi.org/gd3zvn</w:t>
        </w:r>
      </w:hyperlink>
    </w:p>
    <w:p w14:paraId="57E6DAC5" w14:textId="77777777" w:rsidR="00617E67" w:rsidRDefault="00E8776B">
      <w:pPr>
        <w:pStyle w:val="BodyText"/>
        <w:spacing w:before="46"/>
        <w:ind w:left="450"/>
      </w:pPr>
      <w:r>
        <w:t xml:space="preserve">DOI: </w:t>
      </w:r>
      <w:hyperlink r:id="rId194">
        <w:r>
          <w:rPr>
            <w:color w:val="2195F2"/>
            <w:u w:val="single" w:color="2195F2"/>
          </w:rPr>
          <w:t>10.1186/s13059-014-0550-8</w:t>
        </w:r>
        <w:r>
          <w:rPr>
            <w:color w:val="2195F2"/>
          </w:rPr>
          <w:t xml:space="preserve"> </w:t>
        </w:r>
      </w:hyperlink>
      <w:r>
        <w:t xml:space="preserve">· PMID: </w:t>
      </w:r>
      <w:hyperlink r:id="rId195">
        <w:r>
          <w:rPr>
            <w:color w:val="2195F2"/>
            <w:u w:val="single" w:color="2195F2"/>
          </w:rPr>
          <w:t>25516281</w:t>
        </w:r>
        <w:r>
          <w:rPr>
            <w:color w:val="2195F2"/>
          </w:rPr>
          <w:t xml:space="preserve"> </w:t>
        </w:r>
      </w:hyperlink>
      <w:r>
        <w:t xml:space="preserve">· PMCID: </w:t>
      </w:r>
      <w:hyperlink r:id="rId196">
        <w:r>
          <w:rPr>
            <w:color w:val="2195F2"/>
            <w:u w:val="single" w:color="2195F2"/>
          </w:rPr>
          <w:t>PMC4302049</w:t>
        </w:r>
      </w:hyperlink>
    </w:p>
    <w:p w14:paraId="4E63899D" w14:textId="77777777" w:rsidR="00617E67" w:rsidRDefault="00617E67">
      <w:pPr>
        <w:pStyle w:val="BodyText"/>
        <w:spacing w:before="11"/>
        <w:rPr>
          <w:sz w:val="29"/>
        </w:rPr>
      </w:pPr>
    </w:p>
    <w:p w14:paraId="5BA321E7" w14:textId="77777777" w:rsidR="00617E67" w:rsidRDefault="00E8776B">
      <w:pPr>
        <w:ind w:left="120"/>
        <w:rPr>
          <w:b/>
        </w:rPr>
      </w:pPr>
      <w:r>
        <w:t>56.</w:t>
      </w:r>
      <w:bookmarkStart w:id="174" w:name="_bookmark63"/>
      <w:bookmarkEnd w:id="174"/>
      <w:r>
        <w:t xml:space="preserve"> </w:t>
      </w:r>
      <w:r>
        <w:rPr>
          <w:b/>
        </w:rPr>
        <w:t>PR000305</w:t>
      </w:r>
    </w:p>
    <w:p w14:paraId="1C587AE7" w14:textId="77777777" w:rsidR="00617E67" w:rsidRDefault="00E8776B">
      <w:pPr>
        <w:pStyle w:val="BodyText"/>
        <w:spacing w:before="44"/>
        <w:ind w:left="450"/>
      </w:pPr>
      <w:r>
        <w:rPr>
          <w:w w:val="105"/>
        </w:rPr>
        <w:t>Metabolomics Workbench</w:t>
      </w:r>
    </w:p>
    <w:p w14:paraId="096FBD8C" w14:textId="77777777" w:rsidR="00617E67" w:rsidRDefault="00E8776B">
      <w:pPr>
        <w:spacing w:before="44" w:line="285" w:lineRule="auto"/>
        <w:ind w:left="450" w:right="4333"/>
      </w:pPr>
      <w:r>
        <w:rPr>
          <w:i/>
          <w:w w:val="105"/>
        </w:rPr>
        <w:t xml:space="preserve">Metabolomics Workbench </w:t>
      </w:r>
      <w:r>
        <w:rPr>
          <w:w w:val="105"/>
        </w:rPr>
        <w:t xml:space="preserve">(2016) </w:t>
      </w:r>
      <w:hyperlink r:id="rId197">
        <w:r>
          <w:rPr>
            <w:color w:val="2195F2"/>
            <w:w w:val="105"/>
            <w:u w:val="single" w:color="2195F2"/>
          </w:rPr>
          <w:t>https://doi.org/ggxfdh</w:t>
        </w:r>
      </w:hyperlink>
      <w:r>
        <w:rPr>
          <w:color w:val="2195F2"/>
          <w:w w:val="105"/>
        </w:rPr>
        <w:t xml:space="preserve"> </w:t>
      </w:r>
      <w:r>
        <w:rPr>
          <w:w w:val="105"/>
        </w:rPr>
        <w:t xml:space="preserve">DOI: </w:t>
      </w:r>
      <w:hyperlink r:id="rId198">
        <w:r>
          <w:rPr>
            <w:color w:val="2195F2"/>
            <w:w w:val="105"/>
            <w:u w:val="single" w:color="2195F2"/>
          </w:rPr>
          <w:t>10.21228/m8pg66</w:t>
        </w:r>
      </w:hyperlink>
    </w:p>
    <w:p w14:paraId="1EC75E3B" w14:textId="77777777" w:rsidR="00617E67" w:rsidRDefault="00617E67">
      <w:pPr>
        <w:pStyle w:val="BodyText"/>
        <w:spacing w:before="7"/>
        <w:rPr>
          <w:sz w:val="25"/>
        </w:rPr>
      </w:pPr>
    </w:p>
    <w:p w14:paraId="6176C404" w14:textId="77777777" w:rsidR="00617E67" w:rsidRDefault="00E8776B">
      <w:pPr>
        <w:pStyle w:val="Heading3"/>
        <w:numPr>
          <w:ilvl w:val="0"/>
          <w:numId w:val="1"/>
        </w:numPr>
        <w:tabs>
          <w:tab w:val="left" w:pos="487"/>
        </w:tabs>
        <w:spacing w:before="1"/>
      </w:pPr>
      <w:bookmarkStart w:id="175" w:name="_bookmark64"/>
      <w:bookmarkEnd w:id="175"/>
      <w:proofErr w:type="spellStart"/>
      <w:r>
        <w:rPr>
          <w:w w:val="110"/>
        </w:rPr>
        <w:t>Metaboverse</w:t>
      </w:r>
      <w:proofErr w:type="spellEnd"/>
      <w:r>
        <w:rPr>
          <w:w w:val="110"/>
        </w:rPr>
        <w:t>/</w:t>
      </w:r>
      <w:proofErr w:type="spellStart"/>
      <w:r>
        <w:rPr>
          <w:w w:val="110"/>
        </w:rPr>
        <w:t>Metaboverse</w:t>
      </w:r>
      <w:proofErr w:type="spellEnd"/>
    </w:p>
    <w:p w14:paraId="244AAB57" w14:textId="77777777" w:rsidR="00617E67" w:rsidRDefault="00E8776B">
      <w:pPr>
        <w:pStyle w:val="BodyText"/>
        <w:spacing w:before="44"/>
        <w:ind w:left="450"/>
      </w:pPr>
      <w:proofErr w:type="spellStart"/>
      <w:r>
        <w:rPr>
          <w:w w:val="105"/>
        </w:rPr>
        <w:t>Metaboverse</w:t>
      </w:r>
      <w:proofErr w:type="spellEnd"/>
    </w:p>
    <w:p w14:paraId="5F9BF2EF" w14:textId="77777777" w:rsidR="00617E67" w:rsidRDefault="00E8776B">
      <w:pPr>
        <w:pStyle w:val="BodyText"/>
        <w:spacing w:before="44"/>
        <w:ind w:left="450"/>
      </w:pPr>
      <w:r>
        <w:rPr>
          <w:w w:val="105"/>
        </w:rPr>
        <w:t xml:space="preserve">(2020-05-28) </w:t>
      </w:r>
      <w:hyperlink r:id="rId199">
        <w:r>
          <w:rPr>
            <w:color w:val="2195F2"/>
            <w:w w:val="105"/>
            <w:u w:val="single" w:color="2195F2"/>
          </w:rPr>
          <w:t>https://github.com/Metaboverse/Metaboverse</w:t>
        </w:r>
      </w:hyperlink>
    </w:p>
    <w:p w14:paraId="7CC39BDA" w14:textId="77777777" w:rsidR="00617E67" w:rsidRDefault="00617E67">
      <w:pPr>
        <w:pStyle w:val="BodyText"/>
        <w:spacing w:before="10"/>
        <w:rPr>
          <w:sz w:val="29"/>
        </w:rPr>
      </w:pPr>
    </w:p>
    <w:p w14:paraId="773F0303" w14:textId="77777777" w:rsidR="00617E67" w:rsidRDefault="00E8776B">
      <w:pPr>
        <w:pStyle w:val="Heading3"/>
        <w:numPr>
          <w:ilvl w:val="0"/>
          <w:numId w:val="1"/>
        </w:numPr>
        <w:tabs>
          <w:tab w:val="left" w:pos="487"/>
        </w:tabs>
        <w:spacing w:before="1"/>
      </w:pPr>
      <w:bookmarkStart w:id="176" w:name="_bookmark65"/>
      <w:bookmarkEnd w:id="176"/>
      <w:proofErr w:type="spellStart"/>
      <w:r>
        <w:rPr>
          <w:w w:val="110"/>
        </w:rPr>
        <w:t>Metaboverse</w:t>
      </w:r>
      <w:proofErr w:type="spellEnd"/>
      <w:r>
        <w:rPr>
          <w:w w:val="110"/>
        </w:rPr>
        <w:t>/manuscript</w:t>
      </w:r>
    </w:p>
    <w:p w14:paraId="47637E01" w14:textId="77777777" w:rsidR="00617E67" w:rsidRDefault="00E8776B">
      <w:pPr>
        <w:pStyle w:val="BodyText"/>
        <w:spacing w:before="44"/>
        <w:ind w:left="450"/>
      </w:pPr>
      <w:proofErr w:type="spellStart"/>
      <w:r>
        <w:rPr>
          <w:w w:val="105"/>
        </w:rPr>
        <w:t>Metaboverse</w:t>
      </w:r>
      <w:proofErr w:type="spellEnd"/>
    </w:p>
    <w:p w14:paraId="4EE5C634" w14:textId="77777777" w:rsidR="00617E67" w:rsidRDefault="00E8776B">
      <w:pPr>
        <w:pStyle w:val="BodyText"/>
        <w:spacing w:before="44"/>
        <w:ind w:left="450"/>
      </w:pPr>
      <w:r>
        <w:rPr>
          <w:w w:val="105"/>
        </w:rPr>
        <w:t xml:space="preserve">(2020-05-28) </w:t>
      </w:r>
      <w:hyperlink r:id="rId200">
        <w:r>
          <w:rPr>
            <w:color w:val="2195F2"/>
            <w:w w:val="105"/>
            <w:u w:val="single" w:color="2195F2"/>
          </w:rPr>
          <w:t>https://github.com/Metaboverse/manuscript</w:t>
        </w:r>
      </w:hyperlink>
    </w:p>
    <w:sectPr w:rsidR="00617E67">
      <w:pgSz w:w="11900" w:h="16820"/>
      <w:pgMar w:top="940" w:right="600" w:bottom="280" w:left="60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James Cox" w:date="2020-06-10T12:05:00Z" w:initials="JC">
    <w:p w14:paraId="720D62A2" w14:textId="77777777" w:rsidR="00E8776B" w:rsidRDefault="00E8776B">
      <w:pPr>
        <w:pStyle w:val="CommentText"/>
      </w:pPr>
      <w:r>
        <w:rPr>
          <w:rStyle w:val="CommentReference"/>
        </w:rPr>
        <w:annotationRef/>
      </w:r>
      <w:r>
        <w:t>If not ready to go, do you think this would be better as a future direction?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0D62A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BoldItalicMT">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233D25"/>
    <w:multiLevelType w:val="hybridMultilevel"/>
    <w:tmpl w:val="DE564514"/>
    <w:lvl w:ilvl="0" w:tplc="8A22BD3A">
      <w:start w:val="57"/>
      <w:numFmt w:val="decimal"/>
      <w:lvlText w:val="%1."/>
      <w:lvlJc w:val="left"/>
      <w:pPr>
        <w:ind w:left="486" w:hanging="367"/>
        <w:jc w:val="left"/>
      </w:pPr>
      <w:rPr>
        <w:rFonts w:ascii="Arial" w:eastAsia="Arial" w:hAnsi="Arial" w:cs="Arial" w:hint="default"/>
        <w:spacing w:val="-1"/>
        <w:w w:val="101"/>
        <w:sz w:val="22"/>
        <w:szCs w:val="22"/>
      </w:rPr>
    </w:lvl>
    <w:lvl w:ilvl="1" w:tplc="0B1A237C">
      <w:numFmt w:val="bullet"/>
      <w:lvlText w:val="•"/>
      <w:lvlJc w:val="left"/>
      <w:pPr>
        <w:ind w:left="1502" w:hanging="367"/>
      </w:pPr>
      <w:rPr>
        <w:rFonts w:hint="default"/>
      </w:rPr>
    </w:lvl>
    <w:lvl w:ilvl="2" w:tplc="B22014D2">
      <w:numFmt w:val="bullet"/>
      <w:lvlText w:val="•"/>
      <w:lvlJc w:val="left"/>
      <w:pPr>
        <w:ind w:left="2524" w:hanging="367"/>
      </w:pPr>
      <w:rPr>
        <w:rFonts w:hint="default"/>
      </w:rPr>
    </w:lvl>
    <w:lvl w:ilvl="3" w:tplc="11F43BC2">
      <w:numFmt w:val="bullet"/>
      <w:lvlText w:val="•"/>
      <w:lvlJc w:val="left"/>
      <w:pPr>
        <w:ind w:left="3546" w:hanging="367"/>
      </w:pPr>
      <w:rPr>
        <w:rFonts w:hint="default"/>
      </w:rPr>
    </w:lvl>
    <w:lvl w:ilvl="4" w:tplc="154E934C">
      <w:numFmt w:val="bullet"/>
      <w:lvlText w:val="•"/>
      <w:lvlJc w:val="left"/>
      <w:pPr>
        <w:ind w:left="4568" w:hanging="367"/>
      </w:pPr>
      <w:rPr>
        <w:rFonts w:hint="default"/>
      </w:rPr>
    </w:lvl>
    <w:lvl w:ilvl="5" w:tplc="2D384DA4">
      <w:numFmt w:val="bullet"/>
      <w:lvlText w:val="•"/>
      <w:lvlJc w:val="left"/>
      <w:pPr>
        <w:ind w:left="5590" w:hanging="367"/>
      </w:pPr>
      <w:rPr>
        <w:rFonts w:hint="default"/>
      </w:rPr>
    </w:lvl>
    <w:lvl w:ilvl="6" w:tplc="DCA43ED6">
      <w:numFmt w:val="bullet"/>
      <w:lvlText w:val="•"/>
      <w:lvlJc w:val="left"/>
      <w:pPr>
        <w:ind w:left="6612" w:hanging="367"/>
      </w:pPr>
      <w:rPr>
        <w:rFonts w:hint="default"/>
      </w:rPr>
    </w:lvl>
    <w:lvl w:ilvl="7" w:tplc="F7A62F52">
      <w:numFmt w:val="bullet"/>
      <w:lvlText w:val="•"/>
      <w:lvlJc w:val="left"/>
      <w:pPr>
        <w:ind w:left="7634" w:hanging="367"/>
      </w:pPr>
      <w:rPr>
        <w:rFonts w:hint="default"/>
      </w:rPr>
    </w:lvl>
    <w:lvl w:ilvl="8" w:tplc="C888801A">
      <w:numFmt w:val="bullet"/>
      <w:lvlText w:val="•"/>
      <w:lvlJc w:val="left"/>
      <w:pPr>
        <w:ind w:left="8656" w:hanging="367"/>
      </w:pPr>
      <w:rPr>
        <w:rFonts w:hint="default"/>
      </w:rPr>
    </w:lvl>
  </w:abstractNum>
  <w:abstractNum w:abstractNumId="1" w15:restartNumberingAfterBreak="0">
    <w:nsid w:val="530B1694"/>
    <w:multiLevelType w:val="multilevel"/>
    <w:tmpl w:val="4D14768E"/>
    <w:lvl w:ilvl="0">
      <w:start w:val="10"/>
      <w:numFmt w:val="upperLetter"/>
      <w:lvlText w:val="%1"/>
      <w:lvlJc w:val="left"/>
      <w:pPr>
        <w:ind w:left="120" w:hanging="573"/>
        <w:jc w:val="left"/>
      </w:pPr>
      <w:rPr>
        <w:rFonts w:hint="default"/>
      </w:rPr>
    </w:lvl>
    <w:lvl w:ilvl="1">
      <w:start w:val="1"/>
      <w:numFmt w:val="upperLetter"/>
      <w:lvlText w:val="%1.%2"/>
      <w:lvlJc w:val="left"/>
      <w:pPr>
        <w:ind w:left="120" w:hanging="573"/>
        <w:jc w:val="left"/>
      </w:pPr>
      <w:rPr>
        <w:rFonts w:hint="default"/>
      </w:rPr>
    </w:lvl>
    <w:lvl w:ilvl="2">
      <w:numFmt w:val="bullet"/>
      <w:lvlText w:val="•"/>
      <w:lvlJc w:val="left"/>
      <w:pPr>
        <w:ind w:left="419" w:hanging="193"/>
      </w:pPr>
      <w:rPr>
        <w:rFonts w:ascii="Arial" w:eastAsia="Arial" w:hAnsi="Arial" w:cs="Arial" w:hint="default"/>
        <w:w w:val="107"/>
        <w:sz w:val="22"/>
        <w:szCs w:val="22"/>
      </w:rPr>
    </w:lvl>
    <w:lvl w:ilvl="3">
      <w:numFmt w:val="bullet"/>
      <w:lvlText w:val="•"/>
      <w:lvlJc w:val="left"/>
      <w:pPr>
        <w:ind w:left="2704" w:hanging="193"/>
      </w:pPr>
      <w:rPr>
        <w:rFonts w:hint="default"/>
      </w:rPr>
    </w:lvl>
    <w:lvl w:ilvl="4">
      <w:numFmt w:val="bullet"/>
      <w:lvlText w:val="•"/>
      <w:lvlJc w:val="left"/>
      <w:pPr>
        <w:ind w:left="3846" w:hanging="193"/>
      </w:pPr>
      <w:rPr>
        <w:rFonts w:hint="default"/>
      </w:rPr>
    </w:lvl>
    <w:lvl w:ilvl="5">
      <w:numFmt w:val="bullet"/>
      <w:lvlText w:val="•"/>
      <w:lvlJc w:val="left"/>
      <w:pPr>
        <w:ind w:left="4988" w:hanging="193"/>
      </w:pPr>
      <w:rPr>
        <w:rFonts w:hint="default"/>
      </w:rPr>
    </w:lvl>
    <w:lvl w:ilvl="6">
      <w:numFmt w:val="bullet"/>
      <w:lvlText w:val="•"/>
      <w:lvlJc w:val="left"/>
      <w:pPr>
        <w:ind w:left="6131" w:hanging="193"/>
      </w:pPr>
      <w:rPr>
        <w:rFonts w:hint="default"/>
      </w:rPr>
    </w:lvl>
    <w:lvl w:ilvl="7">
      <w:numFmt w:val="bullet"/>
      <w:lvlText w:val="•"/>
      <w:lvlJc w:val="left"/>
      <w:pPr>
        <w:ind w:left="7273" w:hanging="193"/>
      </w:pPr>
      <w:rPr>
        <w:rFonts w:hint="default"/>
      </w:rPr>
    </w:lvl>
    <w:lvl w:ilvl="8">
      <w:numFmt w:val="bullet"/>
      <w:lvlText w:val="•"/>
      <w:lvlJc w:val="left"/>
      <w:pPr>
        <w:ind w:left="8415" w:hanging="193"/>
      </w:pPr>
      <w:rPr>
        <w:rFonts w:hint="default"/>
      </w:rPr>
    </w:lvl>
  </w:abstractNum>
  <w:abstractNum w:abstractNumId="2" w15:restartNumberingAfterBreak="0">
    <w:nsid w:val="5A04213A"/>
    <w:multiLevelType w:val="hybridMultilevel"/>
    <w:tmpl w:val="B6A0C3BA"/>
    <w:lvl w:ilvl="0" w:tplc="73A4DC04">
      <w:start w:val="1"/>
      <w:numFmt w:val="decimal"/>
      <w:lvlText w:val="%1."/>
      <w:lvlJc w:val="left"/>
      <w:pPr>
        <w:ind w:left="364" w:hanging="245"/>
        <w:jc w:val="left"/>
      </w:pPr>
      <w:rPr>
        <w:rFonts w:ascii="Arial" w:eastAsia="Arial" w:hAnsi="Arial" w:cs="Arial" w:hint="default"/>
        <w:b/>
        <w:bCs/>
        <w:spacing w:val="-1"/>
        <w:w w:val="102"/>
        <w:sz w:val="22"/>
        <w:szCs w:val="22"/>
      </w:rPr>
    </w:lvl>
    <w:lvl w:ilvl="1" w:tplc="11B4AB46">
      <w:numFmt w:val="bullet"/>
      <w:lvlText w:val="•"/>
      <w:lvlJc w:val="left"/>
      <w:pPr>
        <w:ind w:left="1394" w:hanging="245"/>
      </w:pPr>
      <w:rPr>
        <w:rFonts w:hint="default"/>
      </w:rPr>
    </w:lvl>
    <w:lvl w:ilvl="2" w:tplc="48B6DF18">
      <w:numFmt w:val="bullet"/>
      <w:lvlText w:val="•"/>
      <w:lvlJc w:val="left"/>
      <w:pPr>
        <w:ind w:left="2428" w:hanging="245"/>
      </w:pPr>
      <w:rPr>
        <w:rFonts w:hint="default"/>
      </w:rPr>
    </w:lvl>
    <w:lvl w:ilvl="3" w:tplc="475E3378">
      <w:numFmt w:val="bullet"/>
      <w:lvlText w:val="•"/>
      <w:lvlJc w:val="left"/>
      <w:pPr>
        <w:ind w:left="3462" w:hanging="245"/>
      </w:pPr>
      <w:rPr>
        <w:rFonts w:hint="default"/>
      </w:rPr>
    </w:lvl>
    <w:lvl w:ilvl="4" w:tplc="F462D480">
      <w:numFmt w:val="bullet"/>
      <w:lvlText w:val="•"/>
      <w:lvlJc w:val="left"/>
      <w:pPr>
        <w:ind w:left="4496" w:hanging="245"/>
      </w:pPr>
      <w:rPr>
        <w:rFonts w:hint="default"/>
      </w:rPr>
    </w:lvl>
    <w:lvl w:ilvl="5" w:tplc="B18E1AB0">
      <w:numFmt w:val="bullet"/>
      <w:lvlText w:val="•"/>
      <w:lvlJc w:val="left"/>
      <w:pPr>
        <w:ind w:left="5530" w:hanging="245"/>
      </w:pPr>
      <w:rPr>
        <w:rFonts w:hint="default"/>
      </w:rPr>
    </w:lvl>
    <w:lvl w:ilvl="6" w:tplc="3F309B7C">
      <w:numFmt w:val="bullet"/>
      <w:lvlText w:val="•"/>
      <w:lvlJc w:val="left"/>
      <w:pPr>
        <w:ind w:left="6564" w:hanging="245"/>
      </w:pPr>
      <w:rPr>
        <w:rFonts w:hint="default"/>
      </w:rPr>
    </w:lvl>
    <w:lvl w:ilvl="7" w:tplc="662C01B0">
      <w:numFmt w:val="bullet"/>
      <w:lvlText w:val="•"/>
      <w:lvlJc w:val="left"/>
      <w:pPr>
        <w:ind w:left="7598" w:hanging="245"/>
      </w:pPr>
      <w:rPr>
        <w:rFonts w:hint="default"/>
      </w:rPr>
    </w:lvl>
    <w:lvl w:ilvl="8" w:tplc="34C0F66A">
      <w:numFmt w:val="bullet"/>
      <w:lvlText w:val="•"/>
      <w:lvlJc w:val="left"/>
      <w:pPr>
        <w:ind w:left="8632" w:hanging="245"/>
      </w:pPr>
      <w:rPr>
        <w:rFonts w:hint="default"/>
      </w:rPr>
    </w:lvl>
  </w:abstractNum>
  <w:abstractNum w:abstractNumId="3" w15:restartNumberingAfterBreak="0">
    <w:nsid w:val="5A0A0DEC"/>
    <w:multiLevelType w:val="multilevel"/>
    <w:tmpl w:val="B1186824"/>
    <w:lvl w:ilvl="0">
      <w:start w:val="1"/>
      <w:numFmt w:val="decimal"/>
      <w:lvlText w:val="%1."/>
      <w:lvlJc w:val="left"/>
      <w:pPr>
        <w:ind w:left="420" w:hanging="294"/>
        <w:jc w:val="left"/>
      </w:pPr>
      <w:rPr>
        <w:rFonts w:hint="default"/>
        <w:spacing w:val="-1"/>
        <w:w w:val="100"/>
      </w:rPr>
    </w:lvl>
    <w:lvl w:ilvl="1">
      <w:start w:val="1"/>
      <w:numFmt w:val="decimal"/>
      <w:lvlText w:val="%1.%2"/>
      <w:lvlJc w:val="left"/>
      <w:pPr>
        <w:ind w:left="489" w:hanging="370"/>
        <w:jc w:val="left"/>
      </w:pPr>
      <w:rPr>
        <w:rFonts w:ascii="Arial" w:eastAsia="Arial" w:hAnsi="Arial" w:cs="Arial" w:hint="default"/>
        <w:b/>
        <w:bCs/>
        <w:spacing w:val="-1"/>
        <w:w w:val="102"/>
        <w:sz w:val="22"/>
        <w:szCs w:val="22"/>
      </w:rPr>
    </w:lvl>
    <w:lvl w:ilvl="2">
      <w:numFmt w:val="bullet"/>
      <w:lvlText w:val="•"/>
      <w:lvlJc w:val="left"/>
      <w:pPr>
        <w:ind w:left="500" w:hanging="370"/>
      </w:pPr>
      <w:rPr>
        <w:rFonts w:hint="default"/>
      </w:rPr>
    </w:lvl>
    <w:lvl w:ilvl="3">
      <w:numFmt w:val="bullet"/>
      <w:lvlText w:val="•"/>
      <w:lvlJc w:val="left"/>
      <w:pPr>
        <w:ind w:left="1775" w:hanging="370"/>
      </w:pPr>
      <w:rPr>
        <w:rFonts w:hint="default"/>
      </w:rPr>
    </w:lvl>
    <w:lvl w:ilvl="4">
      <w:numFmt w:val="bullet"/>
      <w:lvlText w:val="•"/>
      <w:lvlJc w:val="left"/>
      <w:pPr>
        <w:ind w:left="3050" w:hanging="370"/>
      </w:pPr>
      <w:rPr>
        <w:rFonts w:hint="default"/>
      </w:rPr>
    </w:lvl>
    <w:lvl w:ilvl="5">
      <w:numFmt w:val="bullet"/>
      <w:lvlText w:val="•"/>
      <w:lvlJc w:val="left"/>
      <w:pPr>
        <w:ind w:left="4325" w:hanging="370"/>
      </w:pPr>
      <w:rPr>
        <w:rFonts w:hint="default"/>
      </w:rPr>
    </w:lvl>
    <w:lvl w:ilvl="6">
      <w:numFmt w:val="bullet"/>
      <w:lvlText w:val="•"/>
      <w:lvlJc w:val="left"/>
      <w:pPr>
        <w:ind w:left="5600" w:hanging="370"/>
      </w:pPr>
      <w:rPr>
        <w:rFonts w:hint="default"/>
      </w:rPr>
    </w:lvl>
    <w:lvl w:ilvl="7">
      <w:numFmt w:val="bullet"/>
      <w:lvlText w:val="•"/>
      <w:lvlJc w:val="left"/>
      <w:pPr>
        <w:ind w:left="6875" w:hanging="370"/>
      </w:pPr>
      <w:rPr>
        <w:rFonts w:hint="default"/>
      </w:rPr>
    </w:lvl>
    <w:lvl w:ilvl="8">
      <w:numFmt w:val="bullet"/>
      <w:lvlText w:val="•"/>
      <w:lvlJc w:val="left"/>
      <w:pPr>
        <w:ind w:left="8150" w:hanging="370"/>
      </w:pPr>
      <w:rPr>
        <w:rFonts w:hint="default"/>
      </w:rPr>
    </w:lvl>
  </w:abstractNum>
  <w:abstractNum w:abstractNumId="4" w15:restartNumberingAfterBreak="0">
    <w:nsid w:val="6B957217"/>
    <w:multiLevelType w:val="hybridMultilevel"/>
    <w:tmpl w:val="3A4CFF54"/>
    <w:lvl w:ilvl="0" w:tplc="028E494C">
      <w:start w:val="1"/>
      <w:numFmt w:val="decimal"/>
      <w:lvlText w:val="%1."/>
      <w:lvlJc w:val="left"/>
      <w:pPr>
        <w:ind w:left="419" w:hanging="294"/>
        <w:jc w:val="left"/>
      </w:pPr>
      <w:rPr>
        <w:rFonts w:ascii="Arial" w:eastAsia="Arial" w:hAnsi="Arial" w:cs="Arial" w:hint="default"/>
        <w:spacing w:val="-1"/>
        <w:w w:val="100"/>
        <w:sz w:val="22"/>
        <w:szCs w:val="22"/>
      </w:rPr>
    </w:lvl>
    <w:lvl w:ilvl="1" w:tplc="4A9257B6">
      <w:numFmt w:val="bullet"/>
      <w:lvlText w:val="•"/>
      <w:lvlJc w:val="left"/>
      <w:pPr>
        <w:ind w:left="1448" w:hanging="294"/>
      </w:pPr>
      <w:rPr>
        <w:rFonts w:hint="default"/>
      </w:rPr>
    </w:lvl>
    <w:lvl w:ilvl="2" w:tplc="37425104">
      <w:numFmt w:val="bullet"/>
      <w:lvlText w:val="•"/>
      <w:lvlJc w:val="left"/>
      <w:pPr>
        <w:ind w:left="2476" w:hanging="294"/>
      </w:pPr>
      <w:rPr>
        <w:rFonts w:hint="default"/>
      </w:rPr>
    </w:lvl>
    <w:lvl w:ilvl="3" w:tplc="5AE098B6">
      <w:numFmt w:val="bullet"/>
      <w:lvlText w:val="•"/>
      <w:lvlJc w:val="left"/>
      <w:pPr>
        <w:ind w:left="3504" w:hanging="294"/>
      </w:pPr>
      <w:rPr>
        <w:rFonts w:hint="default"/>
      </w:rPr>
    </w:lvl>
    <w:lvl w:ilvl="4" w:tplc="01B03856">
      <w:numFmt w:val="bullet"/>
      <w:lvlText w:val="•"/>
      <w:lvlJc w:val="left"/>
      <w:pPr>
        <w:ind w:left="4532" w:hanging="294"/>
      </w:pPr>
      <w:rPr>
        <w:rFonts w:hint="default"/>
      </w:rPr>
    </w:lvl>
    <w:lvl w:ilvl="5" w:tplc="BFB8AA3C">
      <w:numFmt w:val="bullet"/>
      <w:lvlText w:val="•"/>
      <w:lvlJc w:val="left"/>
      <w:pPr>
        <w:ind w:left="5560" w:hanging="294"/>
      </w:pPr>
      <w:rPr>
        <w:rFonts w:hint="default"/>
      </w:rPr>
    </w:lvl>
    <w:lvl w:ilvl="6" w:tplc="4CBACF06">
      <w:numFmt w:val="bullet"/>
      <w:lvlText w:val="•"/>
      <w:lvlJc w:val="left"/>
      <w:pPr>
        <w:ind w:left="6588" w:hanging="294"/>
      </w:pPr>
      <w:rPr>
        <w:rFonts w:hint="default"/>
      </w:rPr>
    </w:lvl>
    <w:lvl w:ilvl="7" w:tplc="A4DC1832">
      <w:numFmt w:val="bullet"/>
      <w:lvlText w:val="•"/>
      <w:lvlJc w:val="left"/>
      <w:pPr>
        <w:ind w:left="7616" w:hanging="294"/>
      </w:pPr>
      <w:rPr>
        <w:rFonts w:hint="default"/>
      </w:rPr>
    </w:lvl>
    <w:lvl w:ilvl="8" w:tplc="A58A3C80">
      <w:numFmt w:val="bullet"/>
      <w:lvlText w:val="•"/>
      <w:lvlJc w:val="left"/>
      <w:pPr>
        <w:ind w:left="8644" w:hanging="294"/>
      </w:pPr>
      <w:rPr>
        <w:rFonts w:hint="default"/>
      </w:rPr>
    </w:lvl>
  </w:abstractNum>
  <w:abstractNum w:abstractNumId="5" w15:restartNumberingAfterBreak="0">
    <w:nsid w:val="6EF91138"/>
    <w:multiLevelType w:val="hybridMultilevel"/>
    <w:tmpl w:val="659A65E4"/>
    <w:lvl w:ilvl="0" w:tplc="648CDE82">
      <w:start w:val="1"/>
      <w:numFmt w:val="decimal"/>
      <w:lvlText w:val="%1."/>
      <w:lvlJc w:val="left"/>
      <w:pPr>
        <w:ind w:left="389" w:hanging="270"/>
        <w:jc w:val="left"/>
      </w:pPr>
      <w:rPr>
        <w:rFonts w:ascii="Arial" w:eastAsia="Arial" w:hAnsi="Arial" w:cs="Arial" w:hint="default"/>
        <w:b/>
        <w:bCs/>
        <w:spacing w:val="-1"/>
        <w:w w:val="103"/>
        <w:sz w:val="24"/>
        <w:szCs w:val="24"/>
      </w:rPr>
    </w:lvl>
    <w:lvl w:ilvl="1" w:tplc="C666EA44">
      <w:numFmt w:val="bullet"/>
      <w:lvlText w:val="•"/>
      <w:lvlJc w:val="left"/>
      <w:pPr>
        <w:ind w:left="1412" w:hanging="270"/>
      </w:pPr>
      <w:rPr>
        <w:rFonts w:hint="default"/>
      </w:rPr>
    </w:lvl>
    <w:lvl w:ilvl="2" w:tplc="CE508EAC">
      <w:numFmt w:val="bullet"/>
      <w:lvlText w:val="•"/>
      <w:lvlJc w:val="left"/>
      <w:pPr>
        <w:ind w:left="2444" w:hanging="270"/>
      </w:pPr>
      <w:rPr>
        <w:rFonts w:hint="default"/>
      </w:rPr>
    </w:lvl>
    <w:lvl w:ilvl="3" w:tplc="D5EEB988">
      <w:numFmt w:val="bullet"/>
      <w:lvlText w:val="•"/>
      <w:lvlJc w:val="left"/>
      <w:pPr>
        <w:ind w:left="3476" w:hanging="270"/>
      </w:pPr>
      <w:rPr>
        <w:rFonts w:hint="default"/>
      </w:rPr>
    </w:lvl>
    <w:lvl w:ilvl="4" w:tplc="3C782104">
      <w:numFmt w:val="bullet"/>
      <w:lvlText w:val="•"/>
      <w:lvlJc w:val="left"/>
      <w:pPr>
        <w:ind w:left="4508" w:hanging="270"/>
      </w:pPr>
      <w:rPr>
        <w:rFonts w:hint="default"/>
      </w:rPr>
    </w:lvl>
    <w:lvl w:ilvl="5" w:tplc="0C2EB69C">
      <w:numFmt w:val="bullet"/>
      <w:lvlText w:val="•"/>
      <w:lvlJc w:val="left"/>
      <w:pPr>
        <w:ind w:left="5540" w:hanging="270"/>
      </w:pPr>
      <w:rPr>
        <w:rFonts w:hint="default"/>
      </w:rPr>
    </w:lvl>
    <w:lvl w:ilvl="6" w:tplc="3506A068">
      <w:numFmt w:val="bullet"/>
      <w:lvlText w:val="•"/>
      <w:lvlJc w:val="left"/>
      <w:pPr>
        <w:ind w:left="6572" w:hanging="270"/>
      </w:pPr>
      <w:rPr>
        <w:rFonts w:hint="default"/>
      </w:rPr>
    </w:lvl>
    <w:lvl w:ilvl="7" w:tplc="31FAAC7E">
      <w:numFmt w:val="bullet"/>
      <w:lvlText w:val="•"/>
      <w:lvlJc w:val="left"/>
      <w:pPr>
        <w:ind w:left="7604" w:hanging="270"/>
      </w:pPr>
      <w:rPr>
        <w:rFonts w:hint="default"/>
      </w:rPr>
    </w:lvl>
    <w:lvl w:ilvl="8" w:tplc="FB126816">
      <w:numFmt w:val="bullet"/>
      <w:lvlText w:val="•"/>
      <w:lvlJc w:val="left"/>
      <w:pPr>
        <w:ind w:left="8636" w:hanging="270"/>
      </w:pPr>
      <w:rPr>
        <w:rFonts w:hint="default"/>
      </w:rPr>
    </w:lvl>
  </w:abstractNum>
  <w:abstractNum w:abstractNumId="6" w15:restartNumberingAfterBreak="0">
    <w:nsid w:val="7334676A"/>
    <w:multiLevelType w:val="hybridMultilevel"/>
    <w:tmpl w:val="56FA3BAE"/>
    <w:lvl w:ilvl="0" w:tplc="E5C0A7C0">
      <w:start w:val="1"/>
      <w:numFmt w:val="decimal"/>
      <w:lvlText w:val="%1."/>
      <w:lvlJc w:val="left"/>
      <w:pPr>
        <w:ind w:left="450" w:hanging="241"/>
        <w:jc w:val="left"/>
      </w:pPr>
      <w:rPr>
        <w:rFonts w:ascii="Arial" w:eastAsia="Arial" w:hAnsi="Arial" w:cs="Arial" w:hint="default"/>
        <w:spacing w:val="-1"/>
        <w:w w:val="100"/>
        <w:sz w:val="22"/>
        <w:szCs w:val="22"/>
      </w:rPr>
    </w:lvl>
    <w:lvl w:ilvl="1" w:tplc="03A2A88A">
      <w:start w:val="22"/>
      <w:numFmt w:val="upperLetter"/>
      <w:lvlText w:val="%2."/>
      <w:lvlJc w:val="left"/>
      <w:pPr>
        <w:ind w:left="450" w:hanging="247"/>
        <w:jc w:val="left"/>
      </w:pPr>
      <w:rPr>
        <w:rFonts w:ascii="Arial" w:eastAsia="Arial" w:hAnsi="Arial" w:cs="Arial" w:hint="default"/>
        <w:spacing w:val="-1"/>
        <w:w w:val="91"/>
        <w:sz w:val="22"/>
        <w:szCs w:val="22"/>
      </w:rPr>
    </w:lvl>
    <w:lvl w:ilvl="2" w:tplc="2430A078">
      <w:numFmt w:val="bullet"/>
      <w:lvlText w:val="•"/>
      <w:lvlJc w:val="left"/>
      <w:pPr>
        <w:ind w:left="680" w:hanging="247"/>
      </w:pPr>
      <w:rPr>
        <w:rFonts w:hint="default"/>
      </w:rPr>
    </w:lvl>
    <w:lvl w:ilvl="3" w:tplc="C818F6E4">
      <w:numFmt w:val="bullet"/>
      <w:lvlText w:val="•"/>
      <w:lvlJc w:val="left"/>
      <w:pPr>
        <w:ind w:left="700" w:hanging="247"/>
      </w:pPr>
      <w:rPr>
        <w:rFonts w:hint="default"/>
      </w:rPr>
    </w:lvl>
    <w:lvl w:ilvl="4" w:tplc="2A2AD36A">
      <w:numFmt w:val="bullet"/>
      <w:lvlText w:val="•"/>
      <w:lvlJc w:val="left"/>
      <w:pPr>
        <w:ind w:left="2128" w:hanging="247"/>
      </w:pPr>
      <w:rPr>
        <w:rFonts w:hint="default"/>
      </w:rPr>
    </w:lvl>
    <w:lvl w:ilvl="5" w:tplc="15247720">
      <w:numFmt w:val="bullet"/>
      <w:lvlText w:val="•"/>
      <w:lvlJc w:val="left"/>
      <w:pPr>
        <w:ind w:left="3557" w:hanging="247"/>
      </w:pPr>
      <w:rPr>
        <w:rFonts w:hint="default"/>
      </w:rPr>
    </w:lvl>
    <w:lvl w:ilvl="6" w:tplc="73969D7E">
      <w:numFmt w:val="bullet"/>
      <w:lvlText w:val="•"/>
      <w:lvlJc w:val="left"/>
      <w:pPr>
        <w:ind w:left="4985" w:hanging="247"/>
      </w:pPr>
      <w:rPr>
        <w:rFonts w:hint="default"/>
      </w:rPr>
    </w:lvl>
    <w:lvl w:ilvl="7" w:tplc="7CA2E87C">
      <w:numFmt w:val="bullet"/>
      <w:lvlText w:val="•"/>
      <w:lvlJc w:val="left"/>
      <w:pPr>
        <w:ind w:left="6414" w:hanging="247"/>
      </w:pPr>
      <w:rPr>
        <w:rFonts w:hint="default"/>
      </w:rPr>
    </w:lvl>
    <w:lvl w:ilvl="8" w:tplc="9B384F90">
      <w:numFmt w:val="bullet"/>
      <w:lvlText w:val="•"/>
      <w:lvlJc w:val="left"/>
      <w:pPr>
        <w:ind w:left="7842" w:hanging="247"/>
      </w:pPr>
      <w:rPr>
        <w:rFonts w:hint="default"/>
      </w:rPr>
    </w:lvl>
  </w:abstractNum>
  <w:num w:numId="1">
    <w:abstractNumId w:val="0"/>
  </w:num>
  <w:num w:numId="2">
    <w:abstractNumId w:val="6"/>
  </w:num>
  <w:num w:numId="3">
    <w:abstractNumId w:val="1"/>
  </w:num>
  <w:num w:numId="4">
    <w:abstractNumId w:val="3"/>
  </w:num>
  <w:num w:numId="5">
    <w:abstractNumId w:val="5"/>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es Cox">
    <w15:presenceInfo w15:providerId="Windows Live" w15:userId="cda79eccaf975c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E67"/>
    <w:rsid w:val="00182057"/>
    <w:rsid w:val="00237BB1"/>
    <w:rsid w:val="00617E67"/>
    <w:rsid w:val="007957CD"/>
    <w:rsid w:val="00E87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045F607"/>
  <w15:docId w15:val="{37D162E9-6C6F-4FE3-8B18-BBED8701D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119"/>
      <w:ind w:left="120"/>
      <w:outlineLvl w:val="0"/>
    </w:pPr>
    <w:rPr>
      <w:b/>
      <w:bCs/>
      <w:sz w:val="27"/>
      <w:szCs w:val="27"/>
    </w:rPr>
  </w:style>
  <w:style w:type="paragraph" w:styleId="Heading2">
    <w:name w:val="heading 2"/>
    <w:basedOn w:val="Normal"/>
    <w:uiPriority w:val="1"/>
    <w:qFormat/>
    <w:pPr>
      <w:ind w:left="389" w:hanging="270"/>
      <w:outlineLvl w:val="1"/>
    </w:pPr>
    <w:rPr>
      <w:b/>
      <w:bCs/>
      <w:sz w:val="24"/>
      <w:szCs w:val="24"/>
    </w:rPr>
  </w:style>
  <w:style w:type="paragraph" w:styleId="Heading3">
    <w:name w:val="heading 3"/>
    <w:basedOn w:val="Normal"/>
    <w:uiPriority w:val="1"/>
    <w:qFormat/>
    <w:pPr>
      <w:ind w:left="486" w:hanging="36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486" w:hanging="367"/>
    </w:pPr>
  </w:style>
  <w:style w:type="paragraph" w:customStyle="1" w:styleId="TableParagraph">
    <w:name w:val="Table Paragraph"/>
    <w:basedOn w:val="Normal"/>
    <w:uiPriority w:val="1"/>
    <w:qFormat/>
    <w:pPr>
      <w:spacing w:before="105"/>
      <w:ind w:left="89"/>
    </w:pPr>
  </w:style>
  <w:style w:type="character" w:styleId="CommentReference">
    <w:name w:val="annotation reference"/>
    <w:basedOn w:val="DefaultParagraphFont"/>
    <w:uiPriority w:val="99"/>
    <w:semiHidden/>
    <w:unhideWhenUsed/>
    <w:rsid w:val="00E8776B"/>
    <w:rPr>
      <w:sz w:val="16"/>
      <w:szCs w:val="16"/>
    </w:rPr>
  </w:style>
  <w:style w:type="paragraph" w:styleId="CommentText">
    <w:name w:val="annotation text"/>
    <w:basedOn w:val="Normal"/>
    <w:link w:val="CommentTextChar"/>
    <w:uiPriority w:val="99"/>
    <w:semiHidden/>
    <w:unhideWhenUsed/>
    <w:rsid w:val="00E8776B"/>
    <w:rPr>
      <w:sz w:val="20"/>
      <w:szCs w:val="20"/>
    </w:rPr>
  </w:style>
  <w:style w:type="character" w:customStyle="1" w:styleId="CommentTextChar">
    <w:name w:val="Comment Text Char"/>
    <w:basedOn w:val="DefaultParagraphFont"/>
    <w:link w:val="CommentText"/>
    <w:uiPriority w:val="99"/>
    <w:semiHidden/>
    <w:rsid w:val="00E8776B"/>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E8776B"/>
    <w:rPr>
      <w:b/>
      <w:bCs/>
    </w:rPr>
  </w:style>
  <w:style w:type="character" w:customStyle="1" w:styleId="CommentSubjectChar">
    <w:name w:val="Comment Subject Char"/>
    <w:basedOn w:val="CommentTextChar"/>
    <w:link w:val="CommentSubject"/>
    <w:uiPriority w:val="99"/>
    <w:semiHidden/>
    <w:rsid w:val="00E8776B"/>
    <w:rPr>
      <w:rFonts w:ascii="Arial" w:eastAsia="Arial" w:hAnsi="Arial" w:cs="Arial"/>
      <w:b/>
      <w:bCs/>
      <w:sz w:val="20"/>
      <w:szCs w:val="20"/>
    </w:rPr>
  </w:style>
  <w:style w:type="paragraph" w:styleId="BalloonText">
    <w:name w:val="Balloon Text"/>
    <w:basedOn w:val="Normal"/>
    <w:link w:val="BalloonTextChar"/>
    <w:uiPriority w:val="99"/>
    <w:semiHidden/>
    <w:unhideWhenUsed/>
    <w:rsid w:val="00E8776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776B"/>
    <w:rPr>
      <w:rFonts w:ascii="Segoe UI" w:eastAsia="Arial"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doi.org/10.1016/j.cmet.2019.11.002" TargetMode="External"/><Relationship Id="rId21" Type="http://schemas.openxmlformats.org/officeDocument/2006/relationships/hyperlink" Target="http://www.niddk.nih.gov/)" TargetMode="External"/><Relationship Id="rId42" Type="http://schemas.openxmlformats.org/officeDocument/2006/relationships/hyperlink" Target="https://doi.org/10.1093/nar/gky301" TargetMode="External"/><Relationship Id="rId63" Type="http://schemas.openxmlformats.org/officeDocument/2006/relationships/hyperlink" Target="https://www.ncbi.nlm.nih.gov/pubmed/15001784" TargetMode="External"/><Relationship Id="rId84" Type="http://schemas.openxmlformats.org/officeDocument/2006/relationships/hyperlink" Target="https://doi.org/10.1038/s41586-019-1437-3" TargetMode="External"/><Relationship Id="rId138" Type="http://schemas.openxmlformats.org/officeDocument/2006/relationships/hyperlink" Target="https://www.ncbi.nlm.nih.gov/pmc/articles/PMC4991935" TargetMode="External"/><Relationship Id="rId159" Type="http://schemas.openxmlformats.org/officeDocument/2006/relationships/hyperlink" Target="https://www.ncbi.nlm.nih.gov/pubmed/27580029" TargetMode="External"/><Relationship Id="rId170" Type="http://schemas.openxmlformats.org/officeDocument/2006/relationships/hyperlink" Target="https://www.electronjs.org/" TargetMode="External"/><Relationship Id="rId191" Type="http://schemas.openxmlformats.org/officeDocument/2006/relationships/hyperlink" Target="https://www.ncbi.nlm.nih.gov/pmc/articles/PMC7015430" TargetMode="External"/><Relationship Id="rId107" Type="http://schemas.openxmlformats.org/officeDocument/2006/relationships/hyperlink" Target="https://www.ncbi.nlm.nih.gov/pmc/articles/PMC3904972" TargetMode="External"/><Relationship Id="rId11" Type="http://schemas.openxmlformats.org/officeDocument/2006/relationships/comments" Target="comments.xml"/><Relationship Id="rId32" Type="http://schemas.openxmlformats.org/officeDocument/2006/relationships/hyperlink" Target="https://www.ncbi.nlm.nih.gov/pmc/articles/PMC2703878" TargetMode="External"/><Relationship Id="rId53" Type="http://schemas.openxmlformats.org/officeDocument/2006/relationships/hyperlink" Target="https://www.ncbi.nlm.nih.gov/pubmed/31691815" TargetMode="External"/><Relationship Id="rId74" Type="http://schemas.openxmlformats.org/officeDocument/2006/relationships/hyperlink" Target="https://www.ncbi.nlm.nih.gov/pmc/articles/PMC7145712" TargetMode="External"/><Relationship Id="rId128" Type="http://schemas.openxmlformats.org/officeDocument/2006/relationships/hyperlink" Target="https://doi.org/10.1186/s12918-018-0674-7" TargetMode="External"/><Relationship Id="rId149" Type="http://schemas.openxmlformats.org/officeDocument/2006/relationships/hyperlink" Target="https://www.ncbi.nlm.nih.gov/pubmed/24102902" TargetMode="External"/><Relationship Id="rId5" Type="http://schemas.openxmlformats.org/officeDocument/2006/relationships/image" Target="media/image1.png"/><Relationship Id="rId95" Type="http://schemas.openxmlformats.org/officeDocument/2006/relationships/hyperlink" Target="https://doi.org/f84t9c" TargetMode="External"/><Relationship Id="rId160" Type="http://schemas.openxmlformats.org/officeDocument/2006/relationships/hyperlink" Target="https://www.ncbi.nlm.nih.gov/pmc/articles/PMC5136292" TargetMode="External"/><Relationship Id="rId181" Type="http://schemas.openxmlformats.org/officeDocument/2006/relationships/hyperlink" Target="https://web.mit.edu/dvp/Public/numpybook.pdf" TargetMode="External"/><Relationship Id="rId22" Type="http://schemas.openxmlformats.org/officeDocument/2006/relationships/hyperlink" Target="http://www.nih.gov/)" TargetMode="External"/><Relationship Id="rId43" Type="http://schemas.openxmlformats.org/officeDocument/2006/relationships/hyperlink" Target="https://www.ncbi.nlm.nih.gov/pubmed/29718355" TargetMode="External"/><Relationship Id="rId64" Type="http://schemas.openxmlformats.org/officeDocument/2006/relationships/hyperlink" Target="https://doi.org/dr6vnt" TargetMode="External"/><Relationship Id="rId118" Type="http://schemas.openxmlformats.org/officeDocument/2006/relationships/hyperlink" Target="https://www.ncbi.nlm.nih.gov/pubmed/31813825" TargetMode="External"/><Relationship Id="rId139" Type="http://schemas.openxmlformats.org/officeDocument/2006/relationships/hyperlink" Target="https://doi.org/f9gbs7" TargetMode="External"/><Relationship Id="rId85" Type="http://schemas.openxmlformats.org/officeDocument/2006/relationships/hyperlink" Target="https://www.ncbi.nlm.nih.gov/pubmed/31367041" TargetMode="External"/><Relationship Id="rId150" Type="http://schemas.openxmlformats.org/officeDocument/2006/relationships/hyperlink" Target="https://www.ncbi.nlm.nih.gov/pmc/articles/PMC4153884" TargetMode="External"/><Relationship Id="rId171" Type="http://schemas.openxmlformats.org/officeDocument/2006/relationships/hyperlink" Target="https://www.electronjs.org/" TargetMode="External"/><Relationship Id="rId192" Type="http://schemas.openxmlformats.org/officeDocument/2006/relationships/hyperlink" Target="https://github.com/Metaboverse/manuscript" TargetMode="External"/><Relationship Id="rId12" Type="http://schemas.microsoft.com/office/2011/relationships/commentsExtended" Target="commentsExtended.xml"/><Relationship Id="rId33" Type="http://schemas.openxmlformats.org/officeDocument/2006/relationships/hyperlink" Target="https://doi.org/gdwvwd" TargetMode="External"/><Relationship Id="rId108" Type="http://schemas.openxmlformats.org/officeDocument/2006/relationships/hyperlink" Target="https://doi.org/f33x88" TargetMode="External"/><Relationship Id="rId129" Type="http://schemas.openxmlformats.org/officeDocument/2006/relationships/hyperlink" Target="https://www.ncbi.nlm.nih.gov/pubmed/30616626" TargetMode="External"/><Relationship Id="rId54" Type="http://schemas.openxmlformats.org/officeDocument/2006/relationships/hyperlink" Target="https://doi.org/10.1093/nar/gkz1031" TargetMode="External"/><Relationship Id="rId75" Type="http://schemas.openxmlformats.org/officeDocument/2006/relationships/hyperlink" Target="https://doi.org/f8cj93" TargetMode="External"/><Relationship Id="rId96" Type="http://schemas.openxmlformats.org/officeDocument/2006/relationships/hyperlink" Target="https://doi.org/10.1038/nrg.2016.87" TargetMode="External"/><Relationship Id="rId140" Type="http://schemas.openxmlformats.org/officeDocument/2006/relationships/hyperlink" Target="https://doi.org/10.1016/j.ajhg.2016.09.021" TargetMode="External"/><Relationship Id="rId161" Type="http://schemas.openxmlformats.org/officeDocument/2006/relationships/hyperlink" Target="https://doi.org/f69tn7" TargetMode="External"/><Relationship Id="rId182" Type="http://schemas.openxmlformats.org/officeDocument/2006/relationships/hyperlink" Target="https://doi.org/ggj45f" TargetMode="External"/><Relationship Id="rId6" Type="http://schemas.openxmlformats.org/officeDocument/2006/relationships/image" Target="media/image2.png"/><Relationship Id="rId23" Type="http://schemas.openxmlformats.org/officeDocument/2006/relationships/hyperlink" Target="http://www.nih.gov/)" TargetMode="External"/><Relationship Id="rId119" Type="http://schemas.openxmlformats.org/officeDocument/2006/relationships/hyperlink" Target="https://www.ncbi.nlm.nih.gov/pmc/articles/PMC7004878" TargetMode="External"/><Relationship Id="rId44" Type="http://schemas.openxmlformats.org/officeDocument/2006/relationships/hyperlink" Target="https://www.ncbi.nlm.nih.gov/pmc/articles/PMC6030842" TargetMode="External"/><Relationship Id="rId65" Type="http://schemas.openxmlformats.org/officeDocument/2006/relationships/hyperlink" Target="https://doi.org/10.1038/ng881" TargetMode="External"/><Relationship Id="rId86" Type="http://schemas.openxmlformats.org/officeDocument/2006/relationships/hyperlink" Target="https://www.ncbi.nlm.nih.gov/pmc/articles/PMC6951023" TargetMode="External"/><Relationship Id="rId130" Type="http://schemas.openxmlformats.org/officeDocument/2006/relationships/hyperlink" Target="https://www.ncbi.nlm.nih.gov/pmc/articles/PMC6322225" TargetMode="External"/><Relationship Id="rId151" Type="http://schemas.openxmlformats.org/officeDocument/2006/relationships/hyperlink" Target="https://doi.org/c9h8k3" TargetMode="External"/><Relationship Id="rId172" Type="http://schemas.openxmlformats.org/officeDocument/2006/relationships/hyperlink" Target="https://jquery.com/" TargetMode="External"/><Relationship Id="rId193" Type="http://schemas.openxmlformats.org/officeDocument/2006/relationships/hyperlink" Target="https://doi.org/gd3zvn" TargetMode="External"/><Relationship Id="rId13" Type="http://schemas.openxmlformats.org/officeDocument/2006/relationships/image" Target="media/image5.jpeg"/><Relationship Id="rId109" Type="http://schemas.openxmlformats.org/officeDocument/2006/relationships/hyperlink" Target="https://doi.org/10.1126/science.1218099" TargetMode="External"/><Relationship Id="rId34" Type="http://schemas.openxmlformats.org/officeDocument/2006/relationships/hyperlink" Target="https://doi.org/10.1093/nar/gky310" TargetMode="External"/><Relationship Id="rId55" Type="http://schemas.openxmlformats.org/officeDocument/2006/relationships/hyperlink" Target="https://www.ncbi.nlm.nih.gov/pubmed/31691815" TargetMode="External"/><Relationship Id="rId76" Type="http://schemas.openxmlformats.org/officeDocument/2006/relationships/hyperlink" Target="https://doi.org/10.1093/nar/gkv1031" TargetMode="External"/><Relationship Id="rId97" Type="http://schemas.openxmlformats.org/officeDocument/2006/relationships/hyperlink" Target="https://www.ncbi.nlm.nih.gov/pubmed/27498692" TargetMode="External"/><Relationship Id="rId120" Type="http://schemas.openxmlformats.org/officeDocument/2006/relationships/hyperlink" Target="https://doi.org/ggt7xd" TargetMode="External"/><Relationship Id="rId141" Type="http://schemas.openxmlformats.org/officeDocument/2006/relationships/hyperlink" Target="https://www.ncbi.nlm.nih.gov/pubmed/27817865" TargetMode="External"/><Relationship Id="rId7" Type="http://schemas.openxmlformats.org/officeDocument/2006/relationships/hyperlink" Target="https://github.com/Metaboverse/" TargetMode="External"/><Relationship Id="rId162" Type="http://schemas.openxmlformats.org/officeDocument/2006/relationships/hyperlink" Target="https://doi.org/10.1158/1940-6207.capr-14-0329" TargetMode="External"/><Relationship Id="rId183" Type="http://schemas.openxmlformats.org/officeDocument/2006/relationships/hyperlink" Target="https://doi.org/10.1038/s41592-019-0686-2" TargetMode="External"/><Relationship Id="rId2" Type="http://schemas.openxmlformats.org/officeDocument/2006/relationships/styles" Target="styles.xml"/><Relationship Id="rId29" Type="http://schemas.openxmlformats.org/officeDocument/2006/relationships/hyperlink" Target="https://doi.org/c4hzc2" TargetMode="External"/><Relationship Id="rId24" Type="http://schemas.openxmlformats.org/officeDocument/2006/relationships/hyperlink" Target="https://doi.org/ggt2fd" TargetMode="External"/><Relationship Id="rId40" Type="http://schemas.openxmlformats.org/officeDocument/2006/relationships/hyperlink" Target="https://www.ncbi.nlm.nih.gov/pmc/articles/PMC403769" TargetMode="External"/><Relationship Id="rId45" Type="http://schemas.openxmlformats.org/officeDocument/2006/relationships/hyperlink" Target="https://doi.org/dkx7z7" TargetMode="External"/><Relationship Id="rId66" Type="http://schemas.openxmlformats.org/officeDocument/2006/relationships/hyperlink" Target="https://www.ncbi.nlm.nih.gov/pubmed/11967538" TargetMode="External"/><Relationship Id="rId87" Type="http://schemas.openxmlformats.org/officeDocument/2006/relationships/hyperlink" Target="https://metaboverse.readthedocs.io/en/latest/" TargetMode="External"/><Relationship Id="rId110" Type="http://schemas.openxmlformats.org/officeDocument/2006/relationships/hyperlink" Target="https://www.ncbi.nlm.nih.gov/pubmed/22628558" TargetMode="External"/><Relationship Id="rId115" Type="http://schemas.openxmlformats.org/officeDocument/2006/relationships/hyperlink" Target="https://www.ncbi.nlm.nih.gov/pmc/articles/PMC6137334" TargetMode="External"/><Relationship Id="rId131" Type="http://schemas.openxmlformats.org/officeDocument/2006/relationships/hyperlink" Target="https://doi.org/gffn55" TargetMode="External"/><Relationship Id="rId136" Type="http://schemas.openxmlformats.org/officeDocument/2006/relationships/hyperlink" Target="https://doi.org/10.7554/elife.17828" TargetMode="External"/><Relationship Id="rId157" Type="http://schemas.openxmlformats.org/officeDocument/2006/relationships/hyperlink" Target="https://doi.org/f84vs5" TargetMode="External"/><Relationship Id="rId178" Type="http://schemas.openxmlformats.org/officeDocument/2006/relationships/hyperlink" Target="https://doi.org/10.5281/zenodo.3509134" TargetMode="External"/><Relationship Id="rId61" Type="http://schemas.openxmlformats.org/officeDocument/2006/relationships/hyperlink" Target="https://doi.org/dm5h6p" TargetMode="External"/><Relationship Id="rId82" Type="http://schemas.openxmlformats.org/officeDocument/2006/relationships/hyperlink" Target="https://www.ncbi.nlm.nih.gov/pmc/articles/PMC5753273" TargetMode="External"/><Relationship Id="rId152" Type="http://schemas.openxmlformats.org/officeDocument/2006/relationships/hyperlink" Target="https://doi.org/10.1074/jbc.270.8.4108" TargetMode="External"/><Relationship Id="rId173" Type="http://schemas.openxmlformats.org/officeDocument/2006/relationships/hyperlink" Target="https://d3js.org/" TargetMode="External"/><Relationship Id="rId194" Type="http://schemas.openxmlformats.org/officeDocument/2006/relationships/hyperlink" Target="https://doi.org/10.1186/s13059-014-0550-8" TargetMode="External"/><Relationship Id="rId199" Type="http://schemas.openxmlformats.org/officeDocument/2006/relationships/hyperlink" Target="https://github.com/Metaboverse/Metaboverse" TargetMode="External"/><Relationship Id="rId203" Type="http://schemas.openxmlformats.org/officeDocument/2006/relationships/theme" Target="theme/theme1.xml"/><Relationship Id="rId19" Type="http://schemas.openxmlformats.org/officeDocument/2006/relationships/hyperlink" Target="http://www.umdf.org/)" TargetMode="External"/><Relationship Id="rId14" Type="http://schemas.openxmlformats.org/officeDocument/2006/relationships/image" Target="media/image6.jpeg"/><Relationship Id="rId30" Type="http://schemas.openxmlformats.org/officeDocument/2006/relationships/hyperlink" Target="https://doi.org/10.1093/nar/gkp356" TargetMode="External"/><Relationship Id="rId35" Type="http://schemas.openxmlformats.org/officeDocument/2006/relationships/hyperlink" Target="https://www.ncbi.nlm.nih.gov/pubmed/29762782" TargetMode="External"/><Relationship Id="rId56" Type="http://schemas.openxmlformats.org/officeDocument/2006/relationships/hyperlink" Target="https://www.ncbi.nlm.nih.gov/pmc/articles/PMC7145712" TargetMode="External"/><Relationship Id="rId77" Type="http://schemas.openxmlformats.org/officeDocument/2006/relationships/hyperlink" Target="https://www.ncbi.nlm.nih.gov/pubmed/26467479" TargetMode="External"/><Relationship Id="rId100" Type="http://schemas.openxmlformats.org/officeDocument/2006/relationships/hyperlink" Target="https://www.ncbi.nlm.nih.gov/pubmed/21527005" TargetMode="External"/><Relationship Id="rId105" Type="http://schemas.openxmlformats.org/officeDocument/2006/relationships/hyperlink" Target="https://doi.org/10.1371/journal.pone.0087075" TargetMode="External"/><Relationship Id="rId126" Type="http://schemas.openxmlformats.org/officeDocument/2006/relationships/hyperlink" Target="https://www.ncbi.nlm.nih.gov/pubmed/17008526" TargetMode="External"/><Relationship Id="rId147" Type="http://schemas.openxmlformats.org/officeDocument/2006/relationships/hyperlink" Target="https://doi.org/ggxg4h" TargetMode="External"/><Relationship Id="rId168" Type="http://schemas.openxmlformats.org/officeDocument/2006/relationships/hyperlink" Target="https://www.ncbi.nlm.nih.gov/pmc/articles/PMC5484415" TargetMode="External"/><Relationship Id="rId8" Type="http://schemas.openxmlformats.org/officeDocument/2006/relationships/hyperlink" Target="https://github.com/Metaboverse/" TargetMode="External"/><Relationship Id="rId51" Type="http://schemas.openxmlformats.org/officeDocument/2006/relationships/hyperlink" Target="https://www.ncbi.nlm.nih.gov/pubmed/15608231" TargetMode="External"/><Relationship Id="rId72" Type="http://schemas.openxmlformats.org/officeDocument/2006/relationships/hyperlink" Target="https://doi.org/10.1093/nar/gkz1031" TargetMode="External"/><Relationship Id="rId93" Type="http://schemas.openxmlformats.org/officeDocument/2006/relationships/hyperlink" Target="https://doi.org/brwn8g" TargetMode="External"/><Relationship Id="rId98" Type="http://schemas.openxmlformats.org/officeDocument/2006/relationships/hyperlink" Target="https://doi.org/bggzw9" TargetMode="External"/><Relationship Id="rId121" Type="http://schemas.openxmlformats.org/officeDocument/2006/relationships/hyperlink" Target="https://doi.org/10.1158/0008-5472.can-14-3256" TargetMode="External"/><Relationship Id="rId142" Type="http://schemas.openxmlformats.org/officeDocument/2006/relationships/hyperlink" Target="https://www.ncbi.nlm.nih.gov/pmc/articles/PMC5142118" TargetMode="External"/><Relationship Id="rId163" Type="http://schemas.openxmlformats.org/officeDocument/2006/relationships/hyperlink" Target="https://www.ncbi.nlm.nih.gov/pubmed/25657018" TargetMode="External"/><Relationship Id="rId184" Type="http://schemas.openxmlformats.org/officeDocument/2006/relationships/hyperlink" Target="https://www.ncbi.nlm.nih.gov/pubmed/32015543" TargetMode="External"/><Relationship Id="rId189" Type="http://schemas.openxmlformats.org/officeDocument/2006/relationships/hyperlink" Target="https://doi.org/10.1371/journal.pcbi.1007625" TargetMode="External"/><Relationship Id="rId3" Type="http://schemas.openxmlformats.org/officeDocument/2006/relationships/settings" Target="settings.xml"/><Relationship Id="rId25" Type="http://schemas.openxmlformats.org/officeDocument/2006/relationships/hyperlink" Target="https://doi.org/10.3390/metabo9040076" TargetMode="External"/><Relationship Id="rId46" Type="http://schemas.openxmlformats.org/officeDocument/2006/relationships/hyperlink" Target="https://doi.org/10.1093/nar/gkq312" TargetMode="External"/><Relationship Id="rId67" Type="http://schemas.openxmlformats.org/officeDocument/2006/relationships/hyperlink" Target="https://doi.org/ftng9m" TargetMode="External"/><Relationship Id="rId116" Type="http://schemas.openxmlformats.org/officeDocument/2006/relationships/hyperlink" Target="https://doi.org/ggt7w8" TargetMode="External"/><Relationship Id="rId137" Type="http://schemas.openxmlformats.org/officeDocument/2006/relationships/hyperlink" Target="https://www.ncbi.nlm.nih.gov/pubmed/27540631" TargetMode="External"/><Relationship Id="rId158" Type="http://schemas.openxmlformats.org/officeDocument/2006/relationships/hyperlink" Target="https://doi.org/10.1038/nature19353" TargetMode="External"/><Relationship Id="rId20" Type="http://schemas.openxmlformats.org/officeDocument/2006/relationships/hyperlink" Target="http://www.cancer.org/)" TargetMode="External"/><Relationship Id="rId41" Type="http://schemas.openxmlformats.org/officeDocument/2006/relationships/hyperlink" Target="https://doi.org/gdwx39" TargetMode="External"/><Relationship Id="rId62" Type="http://schemas.openxmlformats.org/officeDocument/2006/relationships/hyperlink" Target="https://doi.org/10.1126/science.1089167" TargetMode="External"/><Relationship Id="rId83" Type="http://schemas.openxmlformats.org/officeDocument/2006/relationships/hyperlink" Target="https://doi.org/ggrj3d" TargetMode="External"/><Relationship Id="rId88" Type="http://schemas.openxmlformats.org/officeDocument/2006/relationships/hyperlink" Target="https://metaboverse.readthedocs.io/en/latest/" TargetMode="External"/><Relationship Id="rId111" Type="http://schemas.openxmlformats.org/officeDocument/2006/relationships/hyperlink" Target="https://www.ncbi.nlm.nih.gov/pmc/articles/PMC3690818" TargetMode="External"/><Relationship Id="rId132" Type="http://schemas.openxmlformats.org/officeDocument/2006/relationships/hyperlink" Target="https://doi.org/10.1016/j.cub.2018.08.022" TargetMode="External"/><Relationship Id="rId153" Type="http://schemas.openxmlformats.org/officeDocument/2006/relationships/hyperlink" Target="https://www.ncbi.nlm.nih.gov/pubmed/7876161" TargetMode="External"/><Relationship Id="rId174" Type="http://schemas.openxmlformats.org/officeDocument/2006/relationships/hyperlink" Target="https://github.com/adambisek/string-pixel-width" TargetMode="External"/><Relationship Id="rId179" Type="http://schemas.openxmlformats.org/officeDocument/2006/relationships/hyperlink" Target="https://doi.org/ggr6q3" TargetMode="External"/><Relationship Id="rId195" Type="http://schemas.openxmlformats.org/officeDocument/2006/relationships/hyperlink" Target="https://www.ncbi.nlm.nih.gov/pubmed/25516281" TargetMode="External"/><Relationship Id="rId190" Type="http://schemas.openxmlformats.org/officeDocument/2006/relationships/hyperlink" Target="https://www.ncbi.nlm.nih.gov/pubmed/32004313" TargetMode="External"/><Relationship Id="rId15" Type="http://schemas.openxmlformats.org/officeDocument/2006/relationships/image" Target="media/image7.jpeg"/><Relationship Id="rId36" Type="http://schemas.openxmlformats.org/officeDocument/2006/relationships/hyperlink" Target="https://www.ncbi.nlm.nih.gov/pmc/articles/PMC6030889" TargetMode="External"/><Relationship Id="rId57" Type="http://schemas.openxmlformats.org/officeDocument/2006/relationships/hyperlink" Target="https://www.ncbi.nlm.nih.gov/pubmed/29145629" TargetMode="External"/><Relationship Id="rId106" Type="http://schemas.openxmlformats.org/officeDocument/2006/relationships/hyperlink" Target="https://www.ncbi.nlm.nih.gov/pubmed/24489837" TargetMode="External"/><Relationship Id="rId127" Type="http://schemas.openxmlformats.org/officeDocument/2006/relationships/hyperlink" Target="https://doi.org/ggt7zx" TargetMode="External"/><Relationship Id="rId10" Type="http://schemas.openxmlformats.org/officeDocument/2006/relationships/image" Target="media/image4.jpeg"/><Relationship Id="rId31" Type="http://schemas.openxmlformats.org/officeDocument/2006/relationships/hyperlink" Target="https://www.ncbi.nlm.nih.gov/pubmed/19429898" TargetMode="External"/><Relationship Id="rId52" Type="http://schemas.openxmlformats.org/officeDocument/2006/relationships/hyperlink" Target="https://www.ncbi.nlm.nih.gov/pmc/articles/PMC540026" TargetMode="External"/><Relationship Id="rId73" Type="http://schemas.openxmlformats.org/officeDocument/2006/relationships/hyperlink" Target="https://www.ncbi.nlm.nih.gov/pubmed/31691815" TargetMode="External"/><Relationship Id="rId78" Type="http://schemas.openxmlformats.org/officeDocument/2006/relationships/hyperlink" Target="https://www.ncbi.nlm.nih.gov/pmc/articles/PMC4702775" TargetMode="External"/><Relationship Id="rId94" Type="http://schemas.openxmlformats.org/officeDocument/2006/relationships/hyperlink" Target="https://doi.org/10.1007/pl00009293" TargetMode="External"/><Relationship Id="rId99" Type="http://schemas.openxmlformats.org/officeDocument/2006/relationships/hyperlink" Target="https://doi.org/10.1186/1756-0381-4-10" TargetMode="External"/><Relationship Id="rId101" Type="http://schemas.openxmlformats.org/officeDocument/2006/relationships/hyperlink" Target="https://www.ncbi.nlm.nih.gov/pmc/articles/PMC3101653" TargetMode="External"/><Relationship Id="rId122" Type="http://schemas.openxmlformats.org/officeDocument/2006/relationships/hyperlink" Target="https://www.ncbi.nlm.nih.gov/pubmed/25576083" TargetMode="External"/><Relationship Id="rId143" Type="http://schemas.openxmlformats.org/officeDocument/2006/relationships/hyperlink" Target="https://doi.org/gd5dhm" TargetMode="External"/><Relationship Id="rId148" Type="http://schemas.openxmlformats.org/officeDocument/2006/relationships/hyperlink" Target="https://doi.org/10.1111/mmi.12402" TargetMode="External"/><Relationship Id="rId164" Type="http://schemas.openxmlformats.org/officeDocument/2006/relationships/hyperlink" Target="https://www.ncbi.nlm.nih.gov/pmc/articles/PMC4618700" TargetMode="External"/><Relationship Id="rId169" Type="http://schemas.openxmlformats.org/officeDocument/2006/relationships/hyperlink" Target="http://conference.scipy.org/proceedings/SciPy2008/paper_2/full_text.pdf" TargetMode="External"/><Relationship Id="rId185" Type="http://schemas.openxmlformats.org/officeDocument/2006/relationships/hyperlink" Target="https://www.ncbi.nlm.nih.gov/pmc/articles/PMC7056644"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s://doi.org/10.25080/majora-92bf1922-00a" TargetMode="External"/><Relationship Id="rId26" Type="http://schemas.openxmlformats.org/officeDocument/2006/relationships/hyperlink" Target="https://www.ncbi.nlm.nih.gov/pubmed/31003499" TargetMode="External"/><Relationship Id="rId47" Type="http://schemas.openxmlformats.org/officeDocument/2006/relationships/hyperlink" Target="https://www.ncbi.nlm.nih.gov/pubmed/20444866" TargetMode="External"/><Relationship Id="rId68" Type="http://schemas.openxmlformats.org/officeDocument/2006/relationships/hyperlink" Target="https://doi.org/10.1038/nbt.1499" TargetMode="External"/><Relationship Id="rId89" Type="http://schemas.openxmlformats.org/officeDocument/2006/relationships/hyperlink" Target="https://doi.org/ggt7sk" TargetMode="External"/><Relationship Id="rId112" Type="http://schemas.openxmlformats.org/officeDocument/2006/relationships/hyperlink" Target="https://doi.org/gbrf73" TargetMode="External"/><Relationship Id="rId133" Type="http://schemas.openxmlformats.org/officeDocument/2006/relationships/hyperlink" Target="https://www.ncbi.nlm.nih.gov/pubmed/30352195" TargetMode="External"/><Relationship Id="rId154" Type="http://schemas.openxmlformats.org/officeDocument/2006/relationships/hyperlink" Target="https://doi.org/d6fj3j" TargetMode="External"/><Relationship Id="rId175" Type="http://schemas.openxmlformats.org/officeDocument/2006/relationships/hyperlink" Target="https://github.com/edeno/d3-save-svg" TargetMode="External"/><Relationship Id="rId196" Type="http://schemas.openxmlformats.org/officeDocument/2006/relationships/hyperlink" Target="https://www.ncbi.nlm.nih.gov/pmc/articles/PMC4302049" TargetMode="External"/><Relationship Id="rId200" Type="http://schemas.openxmlformats.org/officeDocument/2006/relationships/hyperlink" Target="https://github.com/Metaboverse/manuscript" TargetMode="External"/><Relationship Id="rId16" Type="http://schemas.openxmlformats.org/officeDocument/2006/relationships/image" Target="media/image8.jpeg"/><Relationship Id="rId37" Type="http://schemas.openxmlformats.org/officeDocument/2006/relationships/hyperlink" Target="https://doi.org/b7kgpg" TargetMode="External"/><Relationship Id="rId58" Type="http://schemas.openxmlformats.org/officeDocument/2006/relationships/hyperlink" Target="https://doi.org/10.1093/nar/gkx1132" TargetMode="External"/><Relationship Id="rId79" Type="http://schemas.openxmlformats.org/officeDocument/2006/relationships/hyperlink" Target="https://doi.org/gcwk5k" TargetMode="External"/><Relationship Id="rId102" Type="http://schemas.openxmlformats.org/officeDocument/2006/relationships/hyperlink" Target="https://doi.org/ggt7sj" TargetMode="External"/><Relationship Id="rId123" Type="http://schemas.openxmlformats.org/officeDocument/2006/relationships/hyperlink" Target="https://www.ncbi.nlm.nih.gov/pmc/articles/PMC6250436" TargetMode="External"/><Relationship Id="rId144" Type="http://schemas.openxmlformats.org/officeDocument/2006/relationships/hyperlink" Target="https://doi.org/10.1016/j.molcel.2018.06.039" TargetMode="External"/><Relationship Id="rId90" Type="http://schemas.openxmlformats.org/officeDocument/2006/relationships/hyperlink" Target="https://doi.org/10.1093/gigascience/giz137" TargetMode="External"/><Relationship Id="rId165" Type="http://schemas.openxmlformats.org/officeDocument/2006/relationships/hyperlink" Target="https://doi.org/gc95vq" TargetMode="External"/><Relationship Id="rId186" Type="http://schemas.openxmlformats.org/officeDocument/2006/relationships/hyperlink" Target="https://doi.org/drbjhg" TargetMode="External"/><Relationship Id="rId27" Type="http://schemas.openxmlformats.org/officeDocument/2006/relationships/hyperlink" Target="https://www.ncbi.nlm.nih.gov/pmc/articles/PMC6523452" TargetMode="External"/><Relationship Id="rId48" Type="http://schemas.openxmlformats.org/officeDocument/2006/relationships/hyperlink" Target="https://www.ncbi.nlm.nih.gov/pmc/articles/PMC2896158" TargetMode="External"/><Relationship Id="rId69" Type="http://schemas.openxmlformats.org/officeDocument/2006/relationships/hyperlink" Target="https://www.ncbi.nlm.nih.gov/pubmed/18953355" TargetMode="External"/><Relationship Id="rId113" Type="http://schemas.openxmlformats.org/officeDocument/2006/relationships/hyperlink" Target="https://doi.org/10.1038/ncb3593" TargetMode="External"/><Relationship Id="rId134" Type="http://schemas.openxmlformats.org/officeDocument/2006/relationships/hyperlink" Target="https://www.ncbi.nlm.nih.gov/pmc/articles/PMC6258005" TargetMode="External"/><Relationship Id="rId80" Type="http://schemas.openxmlformats.org/officeDocument/2006/relationships/hyperlink" Target="https://doi.org/10.1093/nar/gkx1089" TargetMode="External"/><Relationship Id="rId155" Type="http://schemas.openxmlformats.org/officeDocument/2006/relationships/hyperlink" Target="https://doi.org/10.1046/j.1365-2958.1999.01197.x" TargetMode="External"/><Relationship Id="rId176" Type="http://schemas.openxmlformats.org/officeDocument/2006/relationships/hyperlink" Target="https://www.python.org/" TargetMode="External"/><Relationship Id="rId197" Type="http://schemas.openxmlformats.org/officeDocument/2006/relationships/hyperlink" Target="https://doi.org/ggxfdh" TargetMode="External"/><Relationship Id="rId201" Type="http://schemas.openxmlformats.org/officeDocument/2006/relationships/fontTable" Target="fontTable.xml"/><Relationship Id="rId17" Type="http://schemas.openxmlformats.org/officeDocument/2006/relationships/image" Target="media/image9.png"/><Relationship Id="rId38" Type="http://schemas.openxmlformats.org/officeDocument/2006/relationships/hyperlink" Target="https://doi.org/10.1101/gr.1239303" TargetMode="External"/><Relationship Id="rId59" Type="http://schemas.openxmlformats.org/officeDocument/2006/relationships/hyperlink" Target="https://www.ncbi.nlm.nih.gov/pubmed/29145629" TargetMode="External"/><Relationship Id="rId103" Type="http://schemas.openxmlformats.org/officeDocument/2006/relationships/hyperlink" Target="https://doi.org/10.1007/s41109-019-0129-0" TargetMode="External"/><Relationship Id="rId124" Type="http://schemas.openxmlformats.org/officeDocument/2006/relationships/hyperlink" Target="https://doi.org/c92ptt" TargetMode="External"/><Relationship Id="rId70" Type="http://schemas.openxmlformats.org/officeDocument/2006/relationships/hyperlink" Target="https://www.ncbi.nlm.nih.gov/pmc/articles/PMC2651818" TargetMode="External"/><Relationship Id="rId91" Type="http://schemas.openxmlformats.org/officeDocument/2006/relationships/hyperlink" Target="https://www.ncbi.nlm.nih.gov/pubmed/31972021" TargetMode="External"/><Relationship Id="rId145" Type="http://schemas.openxmlformats.org/officeDocument/2006/relationships/hyperlink" Target="https://www.ncbi.nlm.nih.gov/pubmed/30118679" TargetMode="External"/><Relationship Id="rId166" Type="http://schemas.openxmlformats.org/officeDocument/2006/relationships/hyperlink" Target="https://doi.org/10.1038/nrc.2016.71" TargetMode="External"/><Relationship Id="rId187" Type="http://schemas.openxmlformats.org/officeDocument/2006/relationships/hyperlink" Target="https://doi.org/10.1109/mcse.2007.55" TargetMode="External"/><Relationship Id="rId1" Type="http://schemas.openxmlformats.org/officeDocument/2006/relationships/numbering" Target="numbering.xml"/><Relationship Id="rId28" Type="http://schemas.openxmlformats.org/officeDocument/2006/relationships/hyperlink" Target="https://github.com/amueller/word_cloud" TargetMode="External"/><Relationship Id="rId49" Type="http://schemas.openxmlformats.org/officeDocument/2006/relationships/hyperlink" Target="https://doi.org/cjhf62" TargetMode="External"/><Relationship Id="rId114" Type="http://schemas.openxmlformats.org/officeDocument/2006/relationships/hyperlink" Target="https://www.ncbi.nlm.nih.gov/pubmed/28812582" TargetMode="External"/><Relationship Id="rId60" Type="http://schemas.openxmlformats.org/officeDocument/2006/relationships/hyperlink" Target="https://www.ncbi.nlm.nih.gov/pmc/articles/PMC5753187" TargetMode="External"/><Relationship Id="rId81" Type="http://schemas.openxmlformats.org/officeDocument/2006/relationships/hyperlink" Target="https://www.ncbi.nlm.nih.gov/pubmed/29140435" TargetMode="External"/><Relationship Id="rId135" Type="http://schemas.openxmlformats.org/officeDocument/2006/relationships/hyperlink" Target="https://doi.org/ggvrxg" TargetMode="External"/><Relationship Id="rId156" Type="http://schemas.openxmlformats.org/officeDocument/2006/relationships/hyperlink" Target="https://www.ncbi.nlm.nih.gov/pubmed/10027973" TargetMode="External"/><Relationship Id="rId177" Type="http://schemas.openxmlformats.org/officeDocument/2006/relationships/hyperlink" Target="https://doi.org/ggt8bh" TargetMode="External"/><Relationship Id="rId198" Type="http://schemas.openxmlformats.org/officeDocument/2006/relationships/hyperlink" Target="https://doi.org/10.21228/m8pg66" TargetMode="External"/><Relationship Id="rId202" Type="http://schemas.microsoft.com/office/2011/relationships/people" Target="people.xml"/><Relationship Id="rId18" Type="http://schemas.openxmlformats.org/officeDocument/2006/relationships/hyperlink" Target="http://www.niddk.nih.gov/)" TargetMode="External"/><Relationship Id="rId39" Type="http://schemas.openxmlformats.org/officeDocument/2006/relationships/hyperlink" Target="https://www.ncbi.nlm.nih.gov/pubmed/14597658" TargetMode="External"/><Relationship Id="rId50" Type="http://schemas.openxmlformats.org/officeDocument/2006/relationships/hyperlink" Target="https://doi.org/10.1093/nar/gki072" TargetMode="External"/><Relationship Id="rId104" Type="http://schemas.openxmlformats.org/officeDocument/2006/relationships/hyperlink" Target="https://doi.org/f5vhd4" TargetMode="External"/><Relationship Id="rId125" Type="http://schemas.openxmlformats.org/officeDocument/2006/relationships/hyperlink" Target="https://doi.org/10.1126/science.1132939" TargetMode="External"/><Relationship Id="rId146" Type="http://schemas.openxmlformats.org/officeDocument/2006/relationships/hyperlink" Target="https://www.ncbi.nlm.nih.gov/pmc/articles/PMC6104058" TargetMode="External"/><Relationship Id="rId167" Type="http://schemas.openxmlformats.org/officeDocument/2006/relationships/hyperlink" Target="https://www.ncbi.nlm.nih.gov/pubmed/27492215" TargetMode="External"/><Relationship Id="rId188" Type="http://schemas.openxmlformats.org/officeDocument/2006/relationships/hyperlink" Target="https://doi.org/ggvg4j" TargetMode="External"/><Relationship Id="rId71" Type="http://schemas.openxmlformats.org/officeDocument/2006/relationships/hyperlink" Target="https://doi.org/ggpx9m" TargetMode="External"/><Relationship Id="rId92" Type="http://schemas.openxmlformats.org/officeDocument/2006/relationships/hyperlink" Target="https://www.ncbi.nlm.nih.gov/pmc/articles/PMC69775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32</Pages>
  <Words>13654</Words>
  <Characters>77832</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Gazing into the Metaboverse: Automated exploration and contextualization of metabolic data</vt:lpstr>
    </vt:vector>
  </TitlesOfParts>
  <Company/>
  <LinksUpToDate>false</LinksUpToDate>
  <CharactersWithSpaces>91304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Gazing into the Metaboverse: Automated exploration and contextualization of metabolic data</dc:title>
  <dc:creator>Jordan A. Berg, Youjia Zhou, T. Cameron Waller, Yeyun Ouyang, Sara M. Nowinski, Tyler Van Ry, Ian George, James E. Cox, Bei Wang, Jared Rutter</dc:creator>
  <cp:keywords>metabolomics, metabolism, network, omics, rna-seq, proteomics, gene, protein, metabolite, context</cp:keywords>
  <cp:lastModifiedBy>James Cox</cp:lastModifiedBy>
  <cp:revision>3</cp:revision>
  <dcterms:created xsi:type="dcterms:W3CDTF">2020-06-10T17:58:00Z</dcterms:created>
  <dcterms:modified xsi:type="dcterms:W3CDTF">2020-06-10T18:26:00Z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pandoc</vt:lpwstr>
  </property>
</Properties>
</file>